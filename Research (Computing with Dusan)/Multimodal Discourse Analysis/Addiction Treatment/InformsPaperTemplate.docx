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comment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7.wmf" ContentType="image/x-wmf"/>
  <Override PartName="/word/media/image9.png" ContentType="image/png"/>
  <Override PartName="/word/media/image13.png" ContentType="image/png"/>
  <Override PartName="/word/media/image8.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eastAsia="Times New Roman" w:cs="Times New Roman" w:ascii="Times New Roman" w:hAnsi="Times New Roman"/>
          <w:b/>
          <w:bCs/>
          <w:sz w:val="28"/>
          <w:szCs w:val="28"/>
        </w:rPr>
        <w:t>Understanding Engagement for Addiction Treatment</w:t>
      </w:r>
    </w:p>
    <w:p>
      <w:pPr>
        <w:pStyle w:val="Normal"/>
        <w:spacing w:before="120" w:after="120"/>
        <w:jc w:val="center"/>
        <w:rPr/>
      </w:pPr>
      <w:r>
        <w:rPr>
          <w:rFonts w:eastAsia="Times New Roman" w:cs="Times New Roman" w:ascii="Times New Roman" w:hAnsi="Times New Roman"/>
          <w:sz w:val="24"/>
          <w:szCs w:val="24"/>
        </w:rPr>
        <w:t>Alex Brulliea</w:t>
      </w:r>
      <w:r>
        <w:rPr>
          <w:rFonts w:eastAsia="Times New Roman" w:cs="Times New Roman" w:ascii="Times New Roman" w:hAnsi="Times New Roman"/>
          <w:sz w:val="24"/>
          <w:szCs w:val="24"/>
          <w:vertAlign w:val="superscript"/>
        </w:rPr>
        <w:t>1</w:t>
      </w:r>
      <w:r>
        <w:rPr>
          <w:rFonts w:eastAsia="Times New Roman" w:cs="Times New Roman" w:ascii="Times New Roman" w:hAnsi="Times New Roman"/>
          <w:sz w:val="24"/>
          <w:szCs w:val="24"/>
        </w:rPr>
        <w:t>, Tyler Staffin</w:t>
      </w:r>
      <w:r>
        <w:rPr>
          <w:rFonts w:eastAsia="Times New Roman" w:cs="Times New Roman" w:ascii="Times New Roman" w:hAnsi="Times New Roman"/>
          <w:sz w:val="24"/>
          <w:szCs w:val="24"/>
          <w:vertAlign w:val="superscript"/>
        </w:rPr>
        <w:t>1</w:t>
      </w:r>
      <w:r>
        <w:rPr>
          <w:rFonts w:eastAsia="Times New Roman" w:cs="Times New Roman" w:ascii="Times New Roman" w:hAnsi="Times New Roman"/>
          <w:sz w:val="24"/>
          <w:szCs w:val="24"/>
        </w:rPr>
        <w:t>, Labib Nazer</w:t>
      </w:r>
      <w:r>
        <w:rPr>
          <w:rFonts w:eastAsia="Times New Roman" w:cs="Times New Roman" w:ascii="Times New Roman" w:hAnsi="Times New Roman"/>
          <w:sz w:val="24"/>
          <w:szCs w:val="24"/>
          <w:vertAlign w:val="superscript"/>
        </w:rPr>
        <w:t>1</w:t>
      </w:r>
      <w:r>
        <w:rPr>
          <w:rFonts w:eastAsia="Times New Roman" w:cs="Times New Roman" w:ascii="Times New Roman" w:hAnsi="Times New Roman"/>
          <w:sz w:val="24"/>
          <w:szCs w:val="24"/>
        </w:rPr>
        <w:t>, Alvin Mathew</w:t>
      </w:r>
      <w:r>
        <w:rPr>
          <w:rFonts w:eastAsia="Times New Roman" w:cs="Times New Roman" w:ascii="Times New Roman" w:hAnsi="Times New Roman"/>
          <w:sz w:val="24"/>
          <w:szCs w:val="24"/>
          <w:vertAlign w:val="superscript"/>
        </w:rPr>
        <w:t>1</w:t>
      </w:r>
      <w:r>
        <w:rPr>
          <w:rFonts w:eastAsia="Times New Roman" w:cs="Times New Roman" w:ascii="Times New Roman" w:hAnsi="Times New Roman"/>
          <w:sz w:val="24"/>
          <w:szCs w:val="24"/>
        </w:rPr>
        <w:t>, James Grissel</w:t>
      </w:r>
      <w:r>
        <w:rPr>
          <w:rFonts w:eastAsia="Times New Roman" w:cs="Times New Roman" w:ascii="Times New Roman" w:hAnsi="Times New Roman"/>
          <w:sz w:val="24"/>
          <w:szCs w:val="24"/>
          <w:vertAlign w:val="superscript"/>
        </w:rPr>
        <w:t>1</w:t>
      </w:r>
      <w:r>
        <w:rPr>
          <w:rFonts w:eastAsia="Times New Roman" w:cs="Times New Roman" w:ascii="Times New Roman" w:hAnsi="Times New Roman"/>
          <w:sz w:val="24"/>
          <w:szCs w:val="24"/>
        </w:rPr>
        <w:t>, Satish Srinivasan</w:t>
      </w:r>
      <w:r>
        <w:rPr>
          <w:rFonts w:eastAsia="Times New Roman" w:cs="Times New Roman" w:ascii="Times New Roman" w:hAnsi="Times New Roman"/>
          <w:sz w:val="24"/>
          <w:szCs w:val="24"/>
          <w:vertAlign w:val="superscript"/>
        </w:rPr>
        <w:t>1</w:t>
      </w:r>
      <w:r>
        <w:rPr>
          <w:rFonts w:eastAsia="Times New Roman" w:cs="Times New Roman" w:ascii="Times New Roman" w:hAnsi="Times New Roman"/>
          <w:sz w:val="24"/>
          <w:szCs w:val="24"/>
        </w:rPr>
        <w:t xml:space="preserve">, </w:t>
      </w:r>
      <w:ins w:id="0" w:author="Ramljak, Dusan" w:date="2022-04-19T12:35:45Z">
        <w:r>
          <w:rPr>
            <w:rFonts w:eastAsia="Times New Roman" w:cs="Times New Roman" w:ascii="Times New Roman" w:hAnsi="Times New Roman"/>
            <w:sz w:val="24"/>
            <w:szCs w:val="24"/>
          </w:rPr>
          <w:t>Jesse Gardner</w:t>
        </w:r>
      </w:ins>
      <w:ins w:id="1" w:author="Ramljak, Dusan" w:date="2022-04-19T12:35:45Z">
        <w:r>
          <w:rPr>
            <w:rFonts w:eastAsia="Times New Roman" w:cs="Times New Roman" w:ascii="Times New Roman" w:hAnsi="Times New Roman"/>
            <w:sz w:val="24"/>
            <w:szCs w:val="24"/>
            <w:vertAlign w:val="superscript"/>
          </w:rPr>
          <w:t xml:space="preserve"> 1</w:t>
        </w:r>
      </w:ins>
      <w:ins w:id="2" w:author="Ramljak, Dusan" w:date="2022-04-19T12:35:45Z">
        <w:r>
          <w:rPr>
            <w:rFonts w:eastAsia="Times New Roman" w:cs="Times New Roman" w:ascii="Times New Roman" w:hAnsi="Times New Roman"/>
            <w:sz w:val="24"/>
            <w:szCs w:val="24"/>
          </w:rPr>
          <w:t xml:space="preserve">, </w:t>
        </w:r>
      </w:ins>
      <w:r>
        <w:rPr>
          <w:rFonts w:eastAsia="Times New Roman" w:cs="Times New Roman" w:ascii="Times New Roman" w:hAnsi="Times New Roman"/>
          <w:sz w:val="24"/>
          <w:szCs w:val="24"/>
        </w:rPr>
        <w:t>Dusan Ramljak</w:t>
      </w:r>
      <w:r>
        <w:fldChar w:fldCharType="begin"/>
      </w:r>
      <w:r>
        <w:rPr>
          <w:rStyle w:val="InternetLink"/>
          <w:vertAlign w:val="superscript"/>
          <w:sz w:val="20"/>
          <w:szCs w:val="20"/>
          <w:rFonts w:eastAsia="Times New Roman" w:cs="Times New Roman" w:ascii="Times New Roman" w:hAnsi="Times New Roman"/>
        </w:rPr>
        <w:instrText> HYPERLINK "https://word-edit.officeapps.live.com/we/wordeditorframe.aspx?ui=en-US&amp;rs=en-US&amp;wopisrc=https%3A%2F%2Fpennstateoffice365-my.sharepoint.com%2Fpersonal%2Fdzr5484_psu_edu%2F_vti_bin%2Fwopi.ashx%2Ffiles%2F4defb11ccf7e45528ee4b77de654bd68&amp;wdenableroaming=1&amp;mscc=1&amp;wdodb=1&amp;hid=9CBC33A0-D0FC-1000-A6BE-D59939586886&amp;wdorigin=Other&amp;jsapi=1&amp;jsapiver=v1&amp;newsession=1&amp;corrid=452aa150-b940-41f9-b8ba-751028158a56&amp;usid=452aa150-b940-41f9-b8ba-751028158a56&amp;sftc=1&amp;mtf=1&amp;sfp=1&amp;instantedit=1&amp;wopicomplete=1&amp;wdredirectionreason=Unified_SingleFlush&amp;rct=Medium&amp;ctp=LeastProtected" \l "_ftn1"</w:instrText>
      </w:r>
      <w:r>
        <w:rPr>
          <w:rStyle w:val="InternetLink"/>
          <w:vertAlign w:val="superscript"/>
          <w:sz w:val="20"/>
          <w:szCs w:val="20"/>
          <w:rFonts w:eastAsia="Times New Roman" w:cs="Times New Roman" w:ascii="Times New Roman" w:hAnsi="Times New Roman"/>
        </w:rPr>
        <w:fldChar w:fldCharType="separate"/>
      </w:r>
      <w:r>
        <w:rPr>
          <w:rStyle w:val="InternetLink"/>
          <w:rFonts w:eastAsia="Times New Roman" w:cs="Times New Roman" w:ascii="Times New Roman" w:hAnsi="Times New Roman"/>
          <w:sz w:val="20"/>
          <w:szCs w:val="20"/>
          <w:vertAlign w:val="superscript"/>
        </w:rPr>
        <w:t>[*]</w:t>
      </w:r>
      <w:r>
        <w:rPr>
          <w:rStyle w:val="InternetLink"/>
          <w:vertAlign w:val="superscript"/>
          <w:sz w:val="20"/>
          <w:szCs w:val="20"/>
          <w:rFonts w:eastAsia="Times New Roman" w:cs="Times New Roman" w:ascii="Times New Roman" w:hAnsi="Times New Roman"/>
        </w:rPr>
        <w:fldChar w:fldCharType="end"/>
      </w:r>
      <w:r>
        <w:rPr>
          <w:rFonts w:eastAsia="Times New Roman" w:cs="Times New Roman" w:ascii="Times New Roman" w:hAnsi="Times New Roman"/>
          <w:sz w:val="24"/>
          <w:szCs w:val="24"/>
          <w:vertAlign w:val="superscript"/>
        </w:rPr>
        <w:t>1</w:t>
      </w:r>
      <w:r>
        <w:rPr>
          <w:rFonts w:eastAsia="Times New Roman" w:cs="Times New Roman" w:ascii="Times New Roman" w:hAnsi="Times New Roman"/>
          <w:sz w:val="24"/>
          <w:szCs w:val="24"/>
        </w:rPr>
        <w:t>, Pierce Baugh</w:t>
      </w:r>
      <w:r>
        <w:rPr>
          <w:rFonts w:eastAsia="Times New Roman" w:cs="Times New Roman" w:ascii="Times New Roman" w:hAnsi="Times New Roman"/>
          <w:sz w:val="24"/>
          <w:szCs w:val="24"/>
          <w:vertAlign w:val="superscript"/>
        </w:rPr>
        <w:t>2</w:t>
      </w:r>
      <w:r>
        <w:rPr>
          <w:rFonts w:eastAsia="Times New Roman" w:cs="Times New Roman" w:ascii="Times New Roman" w:hAnsi="Times New Roman"/>
          <w:sz w:val="24"/>
          <w:szCs w:val="24"/>
        </w:rPr>
        <w:t>, and Adi Jaffe</w:t>
      </w:r>
      <w:r>
        <w:rPr>
          <w:rFonts w:eastAsia="Times New Roman" w:cs="Times New Roman" w:ascii="Times New Roman" w:hAnsi="Times New Roman"/>
          <w:sz w:val="24"/>
          <w:szCs w:val="24"/>
          <w:vertAlign w:val="superscript"/>
        </w:rPr>
        <w:t>2</w:t>
      </w:r>
    </w:p>
    <w:p>
      <w:pPr>
        <w:sectPr>
          <w:type w:val="nextPage"/>
          <w:pgSz w:w="12240" w:h="15840"/>
          <w:pgMar w:left="1440" w:right="1440" w:header="0" w:top="1440" w:footer="0" w:bottom="1440" w:gutter="0"/>
          <w:pgNumType w:fmt="decimal"/>
          <w:formProt w:val="false"/>
          <w:textDirection w:val="lrTb"/>
          <w:docGrid w:type="default" w:linePitch="360" w:charSpace="4096"/>
        </w:sectPr>
      </w:pPr>
    </w:p>
    <w:p>
      <w:pPr>
        <w:pStyle w:val="Normal"/>
        <w:spacing w:before="80" w:after="360"/>
        <w:jc w:val="center"/>
        <w:rPr>
          <w:rFonts w:ascii="Times New Roman" w:hAnsi="Times New Roman" w:eastAsia="Times New Roman" w:cs="Times New Roman"/>
          <w:sz w:val="20"/>
          <w:szCs w:val="20"/>
          <w:vertAlign w:val="superscript"/>
        </w:rPr>
      </w:pPr>
      <w:r>
        <w:rPr>
          <w:rFonts w:eastAsia="Times New Roman" w:cs="Times New Roman" w:ascii="Times New Roman" w:hAnsi="Times New Roman"/>
          <w:sz w:val="20"/>
          <w:szCs w:val="20"/>
          <w:vertAlign w:val="superscript"/>
        </w:rPr>
        <w:t>1</w:t>
      </w:r>
      <w:r>
        <w:rPr>
          <w:rFonts w:eastAsia="Times New Roman" w:cs="Times New Roman" w:ascii="Times New Roman" w:hAnsi="Times New Roman"/>
          <w:sz w:val="20"/>
          <w:szCs w:val="20"/>
        </w:rPr>
        <w:t>School of Graduate Professional Studies</w:t>
      </w:r>
      <w:r>
        <w:rPr/>
        <w:br/>
      </w:r>
      <w:r>
        <w:rPr>
          <w:rFonts w:eastAsia="Times New Roman" w:cs="Times New Roman" w:ascii="Times New Roman" w:hAnsi="Times New Roman"/>
          <w:sz w:val="20"/>
          <w:szCs w:val="20"/>
        </w:rPr>
        <w:t xml:space="preserve"> The Pennsylvania State University</w:t>
      </w:r>
      <w:r>
        <w:rPr/>
        <w:br/>
      </w:r>
      <w:r>
        <w:rPr>
          <w:rFonts w:eastAsia="Times New Roman" w:cs="Times New Roman" w:ascii="Times New Roman" w:hAnsi="Times New Roman"/>
          <w:sz w:val="20"/>
          <w:szCs w:val="20"/>
        </w:rPr>
        <w:t xml:space="preserve"> Malvern, PA, 19355, USA</w:t>
      </w:r>
    </w:p>
    <w:p>
      <w:pPr>
        <w:pStyle w:val="Normal"/>
        <w:spacing w:before="80" w:after="360"/>
        <w:jc w:val="center"/>
        <w:rPr>
          <w:rFonts w:ascii="Times New Roman" w:hAnsi="Times New Roman" w:eastAsia="Times New Roman" w:cs="Times New Roman"/>
          <w:sz w:val="20"/>
          <w:szCs w:val="20"/>
          <w:vertAlign w:val="superscript"/>
        </w:rPr>
      </w:pPr>
      <w:r>
        <w:rPr>
          <w:rFonts w:eastAsia="Times New Roman" w:cs="Times New Roman" w:ascii="Times New Roman" w:hAnsi="Times New Roman"/>
          <w:sz w:val="20"/>
          <w:szCs w:val="20"/>
          <w:vertAlign w:val="superscript"/>
        </w:rPr>
        <w:t>2</w:t>
      </w:r>
      <w:r>
        <w:rPr>
          <w:rFonts w:eastAsia="Times New Roman" w:cs="Times New Roman" w:ascii="Times New Roman" w:hAnsi="Times New Roman"/>
          <w:sz w:val="20"/>
          <w:szCs w:val="20"/>
        </w:rPr>
        <w:t xml:space="preserve">igntd.com </w:t>
      </w:r>
      <w:r>
        <w:rPr/>
        <w:br/>
      </w:r>
      <w:r>
        <w:rPr>
          <w:rFonts w:eastAsia="Times New Roman" w:cs="Times New Roman" w:ascii="Times New Roman" w:hAnsi="Times New Roman"/>
          <w:sz w:val="20"/>
          <w:szCs w:val="20"/>
        </w:rPr>
        <w:t>University or Company</w:t>
      </w:r>
      <w:r>
        <w:rPr/>
        <w:br/>
      </w:r>
      <w:r>
        <w:rPr>
          <w:rFonts w:eastAsia="Times New Roman" w:cs="Times New Roman" w:ascii="Times New Roman" w:hAnsi="Times New Roman"/>
          <w:sz w:val="20"/>
          <w:szCs w:val="20"/>
        </w:rPr>
        <w:t xml:space="preserve"> City, State, Zip Code, Country</w:t>
      </w:r>
    </w:p>
    <w:p>
      <w:pPr>
        <w:sectPr>
          <w:type w:val="continuous"/>
          <w:pgSz w:w="12240" w:h="15840"/>
          <w:pgMar w:left="1440" w:right="1440" w:header="0" w:top="1440" w:footer="0" w:bottom="1440" w:gutter="0"/>
          <w:cols w:num="2" w:space="720" w:equalWidth="true" w:sep="false"/>
          <w:formProt w:val="false"/>
          <w:textDirection w:val="lrTb"/>
          <w:docGrid w:type="default" w:linePitch="360" w:charSpace="4096"/>
        </w:sectPr>
      </w:pPr>
    </w:p>
    <w:p>
      <w:pPr>
        <w:pStyle w:val="Normal"/>
        <w:jc w:val="center"/>
        <w:rPr>
          <w:rFonts w:ascii="Times New Roman" w:hAnsi="Times New Roman" w:eastAsia="Times New Roman" w:cs="Times New Roman"/>
          <w:sz w:val="20"/>
          <w:szCs w:val="20"/>
          <w:vertAlign w:val="superscript"/>
        </w:rPr>
      </w:pPr>
      <w:r>
        <w:rPr>
          <w:rFonts w:eastAsia="Times New Roman" w:cs="Times New Roman" w:ascii="Times New Roman" w:hAnsi="Times New Roman"/>
          <w:b/>
          <w:bCs/>
          <w:i/>
          <w:iCs/>
          <w:smallCaps/>
          <w:sz w:val="18"/>
          <w:szCs w:val="18"/>
        </w:rPr>
        <w:t>Abstract</w:t>
      </w:r>
    </w:p>
    <w:p>
      <w:pPr>
        <w:pStyle w:val="Normal"/>
        <w:ind w:firstLine="284"/>
        <w:jc w:val="both"/>
        <w:rPr>
          <w:rFonts w:ascii="Times New Roman" w:hAnsi="Times New Roman" w:eastAsia="Times New Roman" w:cs="Times New Roman"/>
          <w:sz w:val="20"/>
          <w:szCs w:val="20"/>
          <w:lang w:val="en-GB"/>
        </w:rPr>
      </w:pPr>
      <w:r>
        <w:rPr>
          <w:rFonts w:eastAsia="Times New Roman" w:cs="Times New Roman" w:ascii="Times New Roman" w:hAnsi="Times New Roman"/>
          <w:sz w:val="20"/>
          <w:szCs w:val="20"/>
          <w:lang w:val="en-GB"/>
        </w:rPr>
        <w:t>There are approximately 20 million individuals in the US with a substance use disorder. Smart Personalized Adaptive Recovery System SPARx is the first recovery fully online platform that helps treating addiction. It is customized, interactive, discrete, and shame-free, all while being easy to use and affordable experience. We used its database of 432 patients whose anonymized data shows engagement in the period of 1 year to try to understand how to improve user engagement that could help in addiction treatment.</w:t>
      </w:r>
    </w:p>
    <w:p>
      <w:pPr>
        <w:pStyle w:val="Normal"/>
        <w:ind w:firstLine="284"/>
        <w:jc w:val="both"/>
        <w:rPr>
          <w:rFonts w:ascii="Times New Roman" w:hAnsi="Times New Roman" w:eastAsia="Times New Roman" w:cs="Times New Roman"/>
          <w:sz w:val="20"/>
          <w:szCs w:val="20"/>
          <w:vertAlign w:val="superscript"/>
        </w:rPr>
      </w:pPr>
      <w:r>
        <w:rPr>
          <w:rFonts w:eastAsia="Times New Roman" w:cs="Times New Roman" w:ascii="Times New Roman" w:hAnsi="Times New Roman"/>
          <w:b/>
          <w:bCs/>
          <w:sz w:val="20"/>
          <w:szCs w:val="20"/>
          <w:lang w:val="en-GB"/>
        </w:rPr>
        <w:t>Keywords:</w:t>
      </w:r>
      <w:r>
        <w:rPr>
          <w:rFonts w:eastAsia="Times New Roman" w:cs="Times New Roman" w:ascii="Times New Roman" w:hAnsi="Times New Roman"/>
          <w:sz w:val="20"/>
          <w:szCs w:val="20"/>
          <w:lang w:val="en-GB"/>
        </w:rPr>
        <w:t xml:space="preserve"> Engagement, Addiction Treatment, Machine Learning, Data-Driven Decision-Making</w:t>
      </w:r>
    </w:p>
    <w:p>
      <w:pPr>
        <w:pStyle w:val="Normal"/>
        <w:rPr>
          <w:rFonts w:ascii="Times New Roman" w:hAnsi="Times New Roman" w:eastAsia="Times New Roman" w:cs="Times New Roman"/>
          <w:sz w:val="20"/>
          <w:szCs w:val="20"/>
          <w:vertAlign w:val="superscript"/>
        </w:rPr>
      </w:pPr>
      <w:r>
        <w:rPr>
          <w:rFonts w:eastAsia="Times New Roman" w:cs="Times New Roman" w:ascii="Times New Roman" w:hAnsi="Times New Roman"/>
          <w:b/>
          <w:bCs/>
          <w:smallCaps/>
          <w:sz w:val="20"/>
          <w:szCs w:val="20"/>
        </w:rPr>
        <w:t>1. Introduction</w:t>
      </w:r>
    </w:p>
    <w:p>
      <w:pPr>
        <w:pStyle w:val="Normal"/>
        <w:ind w:firstLine="284"/>
        <w:jc w:val="both"/>
        <w:rPr>
          <w:rFonts w:ascii="Times New Roman" w:hAnsi="Times New Roman" w:eastAsia="Times New Roman" w:cs="Times New Roman"/>
          <w:sz w:val="20"/>
          <w:szCs w:val="20"/>
          <w:vertAlign w:val="superscript"/>
        </w:rPr>
      </w:pPr>
      <w:r>
        <w:rPr>
          <w:rFonts w:eastAsia="Times New Roman" w:cs="Times New Roman" w:ascii="Times New Roman" w:hAnsi="Times New Roman"/>
          <w:sz w:val="20"/>
          <w:szCs w:val="20"/>
          <w:lang w:val="en-GB"/>
        </w:rPr>
        <w:t xml:space="preserve">The global opioid epidemic is challenging our current understanding of managing and treating addiction, posing a significant financial burden and strain on our already over-utilized medical </w:t>
      </w:r>
      <w:commentRangeStart w:id="0"/>
      <w:r>
        <w:rPr>
          <w:rFonts w:eastAsia="Times New Roman" w:cs="Times New Roman" w:ascii="Times New Roman" w:hAnsi="Times New Roman"/>
          <w:sz w:val="20"/>
          <w:szCs w:val="20"/>
          <w:lang w:val="en-GB"/>
        </w:rPr>
        <w:t>systems</w:t>
      </w:r>
      <w:r>
        <w:rPr>
          <w:rFonts w:eastAsia="Times New Roman" w:cs="Times New Roman" w:ascii="Times New Roman" w:hAnsi="Times New Roman"/>
          <w:sz w:val="20"/>
          <w:szCs w:val="20"/>
          <w:lang w:val="en-GB"/>
        </w:rPr>
      </w:r>
      <w:commentRangeEnd w:id="0"/>
      <w:r>
        <w:commentReference w:id="0"/>
      </w:r>
      <w:r>
        <w:rPr>
          <w:rFonts w:eastAsia="Times New Roman" w:cs="Times New Roman" w:ascii="Times New Roman" w:hAnsi="Times New Roman"/>
          <w:sz w:val="20"/>
          <w:szCs w:val="20"/>
          <w:lang w:val="en-GB"/>
        </w:rPr>
        <w:t xml:space="preserve">. It is difficult to identify the appropriate intervention for a person struggling with mental health or addictions. As is the case with other modern challenges, the introduction of data-driven technology could address this issue and improve the likelihood of long-term patient success. </w:t>
      </w:r>
      <w:commentRangeStart w:id="1"/>
      <w:r>
        <w:rPr>
          <w:rFonts w:eastAsia="Times New Roman" w:cs="Times New Roman" w:ascii="Times New Roman" w:hAnsi="Times New Roman"/>
          <w:sz w:val="20"/>
          <w:szCs w:val="20"/>
          <w:lang w:val="en-GB"/>
        </w:rPr>
        <w:t xml:space="preserve">Data-driven decision making technology could aggregate data across many individuals to identify both intrapersonal (data within a specific person on preferences and likes/dislikes) and interpersonal (data across people on preferences based on grouping variables and more) features that would lead to appropriate intervention. </w:t>
      </w:r>
      <w:ins w:id="3" w:author="Unknown Author" w:date="2022-04-19T19:10:40Z">
        <w:commentRangeEnd w:id="1"/>
        <w:r>
          <w:commentReference w:id="1"/>
        </w:r>
        <w:r>
          <w:rPr>
            <w:rFonts w:eastAsia="Times New Roman" w:cs="Times New Roman" w:ascii="Times New Roman" w:hAnsi="Times New Roman"/>
            <w:sz w:val="20"/>
            <w:szCs w:val="20"/>
            <w:lang w:val="en-GB"/>
          </w:rPr>
        </w:r>
      </w:ins>
    </w:p>
    <w:p>
      <w:pPr>
        <w:pStyle w:val="Normal"/>
        <w:ind w:firstLine="284"/>
        <w:jc w:val="both"/>
        <w:rPr>
          <w:rFonts w:ascii="Times New Roman" w:hAnsi="Times New Roman" w:eastAsia="Times New Roman" w:cs="Times New Roman"/>
          <w:sz w:val="20"/>
          <w:szCs w:val="20"/>
          <w:vertAlign w:val="superscript"/>
        </w:rPr>
      </w:pPr>
      <w:r>
        <w:rPr>
          <w:rFonts w:eastAsia="Times New Roman" w:cs="Times New Roman" w:ascii="Times New Roman" w:hAnsi="Times New Roman"/>
          <w:sz w:val="20"/>
          <w:szCs w:val="20"/>
          <w:lang w:val="en-GB"/>
        </w:rPr>
        <w:t>SPARx, a Smart and Adaptive Recovery System developed by IGNTD, utilizes machine learning and customized programming to help individuals throughout the addiction recovery process. SPARx aims “to transform the current addiction industry [by promoting] empowerment, solution-oriented and compassionate recovery.” (IGNTD Announced the launch of SPARx, A Smart Personalized Adaptive Recovery System</w:t>
      </w:r>
      <w:ins w:id="4" w:author="Ramljak, Dusan" w:date="2022-04-18T22:28:00Z">
        <w:r>
          <w:rPr>
            <w:rFonts w:eastAsia="Times New Roman" w:cs="Times New Roman" w:ascii="Times New Roman" w:hAnsi="Times New Roman"/>
            <w:sz w:val="20"/>
            <w:szCs w:val="20"/>
            <w:lang w:val="en-GB"/>
          </w:rPr>
          <w:t xml:space="preserve"> [1]</w:t>
        </w:r>
      </w:ins>
      <w:r>
        <w:rPr>
          <w:rFonts w:eastAsia="Times New Roman" w:cs="Times New Roman" w:ascii="Times New Roman" w:hAnsi="Times New Roman"/>
          <w:sz w:val="20"/>
          <w:szCs w:val="20"/>
          <w:lang w:val="en-GB"/>
        </w:rPr>
        <w:t xml:space="preserve"> </w:t>
      </w:r>
      <w:del w:id="5" w:author="Ramljak, Dusan" w:date="2022-04-18T22:28:00Z">
        <w:commentRangeStart w:id="2"/>
        <w:commentRangeStart w:id="3"/>
        <w:commentRangeStart w:id="4"/>
        <w:r>
          <w:rPr>
            <w:rFonts w:eastAsia="Times New Roman" w:cs="Times New Roman" w:ascii="Times New Roman" w:hAnsi="Times New Roman"/>
            <w:sz w:val="20"/>
            <w:szCs w:val="20"/>
            <w:lang w:val="en-GB"/>
          </w:rPr>
          <w:delText>That Finally Fixes The Failing One-Size-Fits-All System That is Killing More People Every Year 2021</w:delText>
        </w:r>
      </w:del>
      <w:r>
        <w:rPr>
          <w:rFonts w:eastAsia="Times New Roman" w:cs="Times New Roman" w:ascii="Times New Roman" w:hAnsi="Times New Roman"/>
          <w:sz w:val="20"/>
          <w:szCs w:val="20"/>
          <w:lang w:val="en-GB"/>
        </w:rPr>
      </w:r>
      <w:ins w:id="6" w:author="Unknown Author" w:date="2022-04-19T19:09:02Z">
        <w:commentRangeEnd w:id="4"/>
        <w:r>
          <w:commentReference w:id="4"/>
        </w:r>
        <w:r>
          <w:rPr>
            <w:rFonts w:eastAsia="Times New Roman" w:cs="Times New Roman" w:ascii="Times New Roman" w:hAnsi="Times New Roman"/>
            <w:sz w:val="20"/>
            <w:szCs w:val="20"/>
            <w:lang w:val="en-GB"/>
          </w:rPr>
          <w:commentReference w:id="5"/>
        </w:r>
      </w:ins>
      <w:r>
        <w:rPr>
          <w:rFonts w:eastAsia="Times New Roman" w:cs="Times New Roman" w:ascii="Times New Roman" w:hAnsi="Times New Roman"/>
          <w:sz w:val="20"/>
          <w:szCs w:val="20"/>
          <w:lang w:val="en-GB"/>
        </w:rPr>
      </w:r>
      <w:commentRangeEnd w:id="3"/>
      <w:r>
        <w:commentReference w:id="3"/>
      </w:r>
      <w:r>
        <w:rPr>
          <w:rFonts w:eastAsia="Times New Roman" w:cs="Times New Roman" w:ascii="Times New Roman" w:hAnsi="Times New Roman"/>
          <w:sz w:val="20"/>
          <w:szCs w:val="20"/>
          <w:lang w:val="en-GB"/>
        </w:rPr>
      </w:r>
      <w:del w:id="7" w:author="Ramljak, Dusan" w:date="2022-04-18T22:28:00Z">
        <w:commentRangeEnd w:id="2"/>
        <w:r>
          <w:commentReference w:id="2"/>
        </w:r>
        <w:r>
          <w:rPr>
            <w:rFonts w:eastAsia="Times New Roman" w:cs="Times New Roman" w:ascii="Times New Roman" w:hAnsi="Times New Roman"/>
            <w:sz w:val="20"/>
            <w:szCs w:val="20"/>
            <w:lang w:val="en-GB"/>
          </w:rPr>
          <w:delText>)</w:delText>
        </w:r>
      </w:del>
      <w:r>
        <w:rPr>
          <w:rFonts w:eastAsia="Times New Roman" w:cs="Times New Roman" w:ascii="Times New Roman" w:hAnsi="Times New Roman"/>
          <w:sz w:val="20"/>
          <w:szCs w:val="20"/>
          <w:lang w:val="en-GB"/>
        </w:rPr>
        <w:t xml:space="preserve">. In this work, we decided to pursue engagement and liking first, because those are more proximal outcomes and that, without engagement, the probability of improved long-term outcomes are low (given the disengagement). </w:t>
      </w:r>
      <w:commentRangeStart w:id="6"/>
      <w:r>
        <w:rPr>
          <w:rFonts w:eastAsia="Times New Roman" w:cs="Times New Roman" w:ascii="Times New Roman" w:hAnsi="Times New Roman"/>
          <w:sz w:val="20"/>
          <w:szCs w:val="20"/>
          <w:lang w:val="en-GB"/>
        </w:rPr>
        <w:t>Therefore, we can look at improving engagement and subjective assessment of the material/intervention to improve the length and frequency of engagement. Long-term platform usage is critical to the success of all addiction patients; thus, it is essential that IGNTD continues to identify and implement methods for improving user engagement.</w:t>
      </w:r>
      <w:ins w:id="8" w:author="Unknown Author" w:date="2022-04-19T19:14:31Z">
        <w:r>
          <w:rPr>
            <w:rFonts w:eastAsia="Times New Roman" w:cs="Times New Roman" w:ascii="Times New Roman" w:hAnsi="Times New Roman"/>
            <w:sz w:val="20"/>
            <w:szCs w:val="20"/>
            <w:lang w:val="en-GB"/>
          </w:rPr>
        </w:r>
      </w:ins>
      <w:commentRangeEnd w:id="6"/>
      <w:r>
        <w:commentReference w:id="6"/>
      </w:r>
      <w:r>
        <w:rPr>
          <w:rFonts w:eastAsia="Times New Roman" w:cs="Times New Roman" w:ascii="Times New Roman" w:hAnsi="Times New Roman"/>
          <w:sz w:val="20"/>
          <w:szCs w:val="20"/>
          <w:lang w:val="en-GB"/>
        </w:rPr>
        <w:t xml:space="preserve"> This research will serve to address the viability of the SPARx platform through the scope of the following question: Can data-driven techniques be leveraged to increase patient engagement on the SPARx platform? </w:t>
      </w:r>
    </w:p>
    <w:p>
      <w:pPr>
        <w:pStyle w:val="Normal"/>
        <w:ind w:firstLine="284"/>
        <w:jc w:val="both"/>
        <w:rPr>
          <w:rFonts w:ascii="Times New Roman" w:hAnsi="Times New Roman" w:eastAsia="Times New Roman" w:cs="Times New Roman"/>
          <w:sz w:val="20"/>
          <w:szCs w:val="20"/>
          <w:vertAlign w:val="superscript"/>
        </w:rPr>
      </w:pPr>
      <w:commentRangeStart w:id="7"/>
      <w:r>
        <w:rPr>
          <w:rFonts w:eastAsia="Times New Roman" w:cs="Times New Roman" w:ascii="Times New Roman" w:hAnsi="Times New Roman"/>
          <w:sz w:val="20"/>
          <w:szCs w:val="20"/>
          <w:lang w:val="en-GB"/>
        </w:rPr>
        <w:t>We tried to answer the following questions to help support the overall research goal more effectively. What content should we be offering users of the platform? What the platform usage patterns are?  How do different types of users engage? Given each user's history, how are they more likely to engage with the platform next? What are the best types of content to present to ensure patients are engaging with the platform and progressing in their road to recovery?</w:t>
      </w:r>
      <w:ins w:id="9" w:author="Unknown Author" w:date="2022-04-19T19:24:03Z">
        <w:commentRangeEnd w:id="7"/>
        <w:r>
          <w:commentReference w:id="7"/>
        </w:r>
        <w:r>
          <w:rPr>
            <w:rFonts w:eastAsia="Times New Roman" w:cs="Times New Roman" w:ascii="Times New Roman" w:hAnsi="Times New Roman"/>
            <w:sz w:val="20"/>
            <w:szCs w:val="20"/>
            <w:lang w:val="en-GB"/>
          </w:rPr>
        </w:r>
      </w:ins>
    </w:p>
    <w:p>
      <w:pPr>
        <w:pStyle w:val="Normal"/>
        <w:jc w:val="both"/>
        <w:rPr>
          <w:rFonts w:ascii="Times New Roman" w:hAnsi="Times New Roman" w:eastAsia="Times New Roman" w:cs="Times New Roman"/>
          <w:sz w:val="20"/>
          <w:szCs w:val="20"/>
          <w:vertAlign w:val="superscript"/>
        </w:rPr>
      </w:pPr>
      <w:r>
        <w:fldChar w:fldCharType="begin"/>
      </w:r>
      <w:r>
        <w:rPr>
          <w:rStyle w:val="InternetLink"/>
          <w:sz w:val="18"/>
          <w:szCs w:val="18"/>
          <w:highlight w:val="yellow"/>
          <w:rFonts w:eastAsia="Times New Roman" w:cs="Times New Roman" w:ascii="Times New Roman" w:hAnsi="Times New Roman"/>
          <w:lang w:val="fr-FR"/>
        </w:rPr>
        <w:instrText> HYPERLINK "https://word-edit.officeapps.live.com/we/wordeditorframe.aspx?ui=en-US&amp;rs=en-US&amp;wopisrc=https%3A%2F%2Fpennstateoffice365-my.sharepoint.com%2Fpersonal%2Fdzr5484_psu_edu%2F_vti_bin%2Fwopi.ashx%2Ffiles%2F4defb11ccf7e45528ee4b77de654bd68&amp;wdenableroaming=1&amp;mscc=1&amp;wdodb=1&amp;hid=9CBC33A0-D0FC-1000-A6BE-D59939586886&amp;wdorigin=Other&amp;jsapi=1&amp;jsapiver=v1&amp;newsession=1&amp;corrid=452aa150-b940-41f9-b8ba-751028158a56&amp;usid=452aa150-b940-41f9-b8ba-751028158a56&amp;sftc=1&amp;mtf=1&amp;sfp=1&amp;instantedit=1&amp;wopicomplete=1&amp;wdredirectionreason=Unified_SingleFlush&amp;rct=Medium&amp;ctp=LeastProtected" \l "_ftnref1"</w:instrText>
      </w:r>
      <w:r>
        <w:rPr>
          <w:rStyle w:val="InternetLink"/>
          <w:sz w:val="18"/>
          <w:szCs w:val="18"/>
          <w:highlight w:val="yellow"/>
          <w:rFonts w:eastAsia="Times New Roman" w:cs="Times New Roman" w:ascii="Times New Roman" w:hAnsi="Times New Roman"/>
          <w:lang w:val="fr-FR"/>
        </w:rPr>
        <w:fldChar w:fldCharType="separate"/>
      </w:r>
      <w:commentRangeStart w:id="8"/>
      <w:commentRangeStart w:id="9"/>
      <w:commentRangeStart w:id="10"/>
      <w:commentRangeStart w:id="11"/>
      <w:r>
        <w:rPr>
          <w:rStyle w:val="InternetLink"/>
          <w:rFonts w:eastAsia="Times New Roman" w:cs="Times New Roman" w:ascii="Times New Roman" w:hAnsi="Times New Roman"/>
          <w:sz w:val="18"/>
          <w:szCs w:val="18"/>
          <w:highlight w:val="yellow"/>
          <w:lang w:val="fr-FR"/>
        </w:rPr>
        <w:t>[*]</w:t>
      </w:r>
      <w:r>
        <w:rPr>
          <w:rStyle w:val="InternetLink"/>
          <w:sz w:val="18"/>
          <w:szCs w:val="18"/>
          <w:highlight w:val="yellow"/>
          <w:rFonts w:eastAsia="Times New Roman" w:cs="Times New Roman" w:ascii="Times New Roman" w:hAnsi="Times New Roman"/>
          <w:lang w:val="fr-FR"/>
        </w:rPr>
        <w:fldChar w:fldCharType="end"/>
      </w:r>
      <w:r>
        <w:rPr>
          <w:rFonts w:eastAsia="Times New Roman" w:cs="Times New Roman" w:ascii="Times New Roman" w:hAnsi="Times New Roman"/>
          <w:sz w:val="18"/>
          <w:szCs w:val="18"/>
          <w:highlight w:val="yellow"/>
          <w:lang w:val="fr-FR"/>
        </w:rPr>
      </w:r>
      <w:commentRangeEnd w:id="11"/>
      <w:r>
        <w:commentReference w:id="11"/>
      </w:r>
      <w:r>
        <w:rPr>
          <w:rFonts w:eastAsia="Times New Roman" w:cs="Times New Roman" w:ascii="Times New Roman" w:hAnsi="Times New Roman"/>
          <w:sz w:val="18"/>
          <w:szCs w:val="18"/>
          <w:highlight w:val="yellow"/>
          <w:lang w:val="fr-FR"/>
        </w:rPr>
      </w:r>
      <w:commentRangeEnd w:id="10"/>
      <w:r>
        <w:commentReference w:id="10"/>
      </w:r>
      <w:r>
        <w:rPr>
          <w:rFonts w:eastAsia="Times New Roman" w:cs="Times New Roman" w:ascii="Times New Roman" w:hAnsi="Times New Roman"/>
          <w:sz w:val="18"/>
          <w:szCs w:val="18"/>
          <w:highlight w:val="yellow"/>
          <w:lang w:val="fr-FR"/>
        </w:rPr>
      </w:r>
      <w:commentRangeEnd w:id="9"/>
      <w:r>
        <w:commentReference w:id="9"/>
      </w:r>
      <w:r>
        <w:rPr>
          <w:rFonts w:eastAsia="Times New Roman" w:cs="Times New Roman" w:ascii="Times New Roman" w:hAnsi="Times New Roman"/>
          <w:sz w:val="18"/>
          <w:szCs w:val="18"/>
          <w:highlight w:val="yellow"/>
          <w:lang w:val="fr-FR"/>
        </w:rPr>
      </w:r>
      <w:commentRangeEnd w:id="8"/>
      <w:r>
        <w:commentReference w:id="8"/>
      </w:r>
      <w:r>
        <w:rPr>
          <w:rFonts w:eastAsia="Times New Roman" w:cs="Times New Roman" w:ascii="Times New Roman" w:hAnsi="Times New Roman"/>
          <w:sz w:val="18"/>
          <w:szCs w:val="18"/>
          <w:highlight w:val="yellow"/>
          <w:lang w:val="fr-FR"/>
        </w:rPr>
        <w:t xml:space="preserve"> Corresponding author: Tel.: (610) 648-3299; E-mail: </w:t>
      </w:r>
      <w:hyperlink r:id="rId2">
        <w:r>
          <w:rPr>
            <w:rStyle w:val="InternetLink"/>
            <w:rFonts w:eastAsia="Times New Roman" w:cs="Times New Roman" w:ascii="Times New Roman" w:hAnsi="Times New Roman"/>
            <w:sz w:val="18"/>
            <w:szCs w:val="18"/>
            <w:highlight w:val="yellow"/>
            <w:lang w:val="fr-FR"/>
          </w:rPr>
          <w:t>dusan@psu.edu</w:t>
        </w:r>
      </w:hyperlink>
      <w:r>
        <w:br w:type="page"/>
      </w:r>
    </w:p>
    <w:p>
      <w:pPr>
        <w:pStyle w:val="Normal"/>
        <w:ind w:firstLine="284"/>
        <w:jc w:val="both"/>
        <w:rPr>
          <w:rFonts w:ascii="Times New Roman" w:hAnsi="Times New Roman" w:eastAsia="Times New Roman" w:cs="Times New Roman"/>
          <w:b/>
          <w:b/>
          <w:bCs/>
          <w:smallCaps/>
          <w:sz w:val="20"/>
          <w:szCs w:val="20"/>
        </w:rPr>
      </w:pPr>
      <w:r>
        <w:rPr>
          <w:rFonts w:eastAsia="Times New Roman" w:cs="Times New Roman" w:ascii="Times New Roman" w:hAnsi="Times New Roman"/>
          <w:sz w:val="20"/>
          <w:szCs w:val="20"/>
          <w:lang w:val="en-GB"/>
        </w:rPr>
        <w:t>The rest of the manuscript is organized in the following way. Section 2. contains dataset description and detailed descriptive analysis. Section 3 addressed the methodology used to answer the above questions. Section 4 provides the prescriptive solutions and Section 5. concludes the paper.</w:t>
      </w:r>
    </w:p>
    <w:p>
      <w:pPr>
        <w:pStyle w:val="Normal"/>
        <w:rPr>
          <w:rFonts w:ascii="Times New Roman" w:hAnsi="Times New Roman" w:eastAsia="Times New Roman" w:cs="Times New Roman"/>
          <w:b/>
          <w:b/>
          <w:bCs/>
          <w:smallCaps/>
          <w:sz w:val="20"/>
          <w:szCs w:val="20"/>
        </w:rPr>
      </w:pPr>
      <w:r>
        <w:rPr>
          <w:rFonts w:eastAsia="Times New Roman" w:cs="Times New Roman" w:ascii="Times New Roman" w:hAnsi="Times New Roman"/>
          <w:b/>
          <w:bCs/>
          <w:smallCaps/>
          <w:sz w:val="20"/>
          <w:szCs w:val="20"/>
        </w:rPr>
        <w:t>2. Dataset Exploration and Analysis</w:t>
      </w:r>
    </w:p>
    <w:p>
      <w:pPr>
        <w:pStyle w:val="Normal"/>
        <w:rPr>
          <w:i/>
          <w:i/>
          <w:iCs/>
        </w:rPr>
      </w:pPr>
      <w:r>
        <w:rPr>
          <w:rFonts w:eastAsia="Times New Roman" w:cs="Times New Roman" w:ascii="Times New Roman" w:hAnsi="Times New Roman"/>
          <w:b/>
          <w:bCs/>
          <w:i/>
          <w:iCs/>
          <w:smallCaps/>
          <w:sz w:val="20"/>
          <w:szCs w:val="20"/>
        </w:rPr>
        <w:t>2.1. Data Exploration</w:t>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The Data Dictionary for the database and underlying columns can be found in </w:t>
      </w:r>
      <w:hyperlink w:anchor="_Appendix">
        <w:r>
          <w:rPr>
            <w:rStyle w:val="InternetLink"/>
            <w:rFonts w:eastAsia="Times New Roman" w:cs="Times New Roman" w:ascii="Times New Roman" w:hAnsi="Times New Roman"/>
            <w:sz w:val="20"/>
            <w:szCs w:val="20"/>
          </w:rPr>
          <w:t>Table 1.1</w:t>
        </w:r>
      </w:hyperlink>
      <w:r>
        <w:rPr>
          <w:rFonts w:eastAsia="Times New Roman" w:cs="Times New Roman" w:ascii="Times New Roman" w:hAnsi="Times New Roman"/>
          <w:sz w:val="20"/>
          <w:szCs w:val="20"/>
        </w:rPr>
        <w:t xml:space="preserve"> in the Appendix.</w:t>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t>In this worksheet, there are 2 tabs. The first is all the column-level names, definitions, measurement scales, data types, null counts, relevance flag (for the analysis), and any associated notes with the column. The second is all the table-level names, definitions, and row counts.</w:t>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We loaded all data files sent over by the IGNTD team into an Azure MS SQL relational database to provide accessibility to all team members and establish an environment for query execution. We have also set up a </w:t>
      </w:r>
      <w:hyperlink r:id="rId3">
        <w:r>
          <w:rPr>
            <w:rStyle w:val="InternetLink"/>
            <w:rFonts w:eastAsia="Times New Roman" w:cs="Times New Roman" w:ascii="Times New Roman" w:hAnsi="Times New Roman"/>
            <w:sz w:val="20"/>
            <w:szCs w:val="20"/>
          </w:rPr>
          <w:t>private GitHub repository</w:t>
        </w:r>
      </w:hyperlink>
      <w:r>
        <w:rPr>
          <w:rFonts w:eastAsia="Times New Roman" w:cs="Times New Roman" w:ascii="Times New Roman" w:hAnsi="Times New Roman"/>
          <w:sz w:val="20"/>
          <w:szCs w:val="20"/>
        </w:rPr>
        <w:t xml:space="preserve"> to manage version control for all code employed for the remainder of this project.</w:t>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t>The data provided by IGNTD consists of 10 delimited text files. These files fit the profile for data extracted via IGNTD’s web application relational database in that they are normalized with primary and foreign key references. There are also numerous metadata fields including record creation and update date/time stamps.</w:t>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t>The tables contain logs of the users’ assessments and engagements while using the SPARx platform. Of the available data fields, 29 were initially have been identified as key fields, which are integer values used to uniquely define records and make references to one or more records in other tables. Although they are essential to the database model, these fields will not be used in analysis.</w:t>
      </w:r>
    </w:p>
    <w:p>
      <w:pPr>
        <w:pStyle w:val="Normal"/>
        <w:rPr>
          <w:rFonts w:ascii="Times New Roman" w:hAnsi="Times New Roman" w:eastAsia="Times New Roman" w:cs="Times New Roman"/>
          <w:sz w:val="20"/>
          <w:szCs w:val="20"/>
        </w:rPr>
      </w:pPr>
      <w:del w:id="10" w:author="Brulliea, Alexander Joseph" w:date="2022-04-18T19:20:00Z">
        <w:commentRangeStart w:id="12"/>
        <w:r>
          <w:rPr>
            <w:rFonts w:eastAsia="Times New Roman" w:cs="Times New Roman" w:ascii="Times New Roman" w:hAnsi="Times New Roman"/>
            <w:sz w:val="20"/>
            <w:szCs w:val="20"/>
          </w:rPr>
          <w:delText>Please find a table with the</w:delText>
        </w:r>
      </w:del>
      <w:ins w:id="11" w:author="Brulliea, Alexander Joseph" w:date="2022-04-18T19:20:00Z">
        <w:r>
          <w:rPr>
            <w:rFonts w:eastAsia="Times New Roman" w:cs="Times New Roman" w:ascii="Times New Roman" w:hAnsi="Times New Roman"/>
            <w:sz w:val="20"/>
            <w:szCs w:val="20"/>
          </w:rPr>
          <w:t>The table with</w:t>
        </w:r>
      </w:ins>
      <w:r>
        <w:rPr>
          <w:rFonts w:eastAsia="Times New Roman" w:cs="Times New Roman" w:ascii="Times New Roman" w:hAnsi="Times New Roman"/>
          <w:sz w:val="20"/>
          <w:szCs w:val="20"/>
        </w:rPr>
        <w:t xml:space="preserve"> volume </w:t>
      </w:r>
      <w:r>
        <w:rPr>
          <w:rFonts w:eastAsia="Times New Roman" w:cs="Times New Roman" w:ascii="Times New Roman" w:hAnsi="Times New Roman"/>
          <w:sz w:val="20"/>
          <w:szCs w:val="20"/>
        </w:rPr>
      </w:r>
      <w:commentRangeEnd w:id="12"/>
      <w:r>
        <w:commentReference w:id="12"/>
      </w:r>
      <w:r>
        <w:rPr>
          <w:rFonts w:eastAsia="Times New Roman" w:cs="Times New Roman" w:ascii="Times New Roman" w:hAnsi="Times New Roman"/>
          <w:sz w:val="20"/>
          <w:szCs w:val="20"/>
        </w:rPr>
        <w:t xml:space="preserve">of empty strings of each dataset </w:t>
      </w:r>
      <w:del w:id="12" w:author="Brulliea, Alexander Joseph" w:date="2022-04-18T19:20:00Z">
        <w:r>
          <w:rPr>
            <w:rFonts w:eastAsia="Times New Roman" w:cs="Times New Roman" w:ascii="Times New Roman" w:hAnsi="Times New Roman"/>
            <w:sz w:val="20"/>
            <w:szCs w:val="20"/>
          </w:rPr>
          <w:delText>as presented</w:delText>
        </w:r>
      </w:del>
      <w:ins w:id="13" w:author="Brulliea, Alexander Joseph" w:date="2022-04-18T19:20:00Z">
        <w:r>
          <w:rPr>
            <w:rFonts w:eastAsia="Times New Roman" w:cs="Times New Roman" w:ascii="Times New Roman" w:hAnsi="Times New Roman"/>
            <w:sz w:val="20"/>
            <w:szCs w:val="20"/>
          </w:rPr>
          <w:t>has been included</w:t>
        </w:r>
      </w:ins>
      <w:r>
        <w:rPr>
          <w:rFonts w:eastAsia="Times New Roman" w:cs="Times New Roman" w:ascii="Times New Roman" w:hAnsi="Times New Roman"/>
          <w:sz w:val="20"/>
          <w:szCs w:val="20"/>
        </w:rPr>
        <w:t xml:space="preserve"> in Table 1 below</w:t>
      </w:r>
      <w:del w:id="14" w:author="Brulliea, Alexander Joseph" w:date="2022-04-18T19:21:00Z">
        <w:r>
          <w:rPr>
            <w:rFonts w:eastAsia="Times New Roman" w:cs="Times New Roman" w:ascii="Times New Roman" w:hAnsi="Times New Roman"/>
            <w:sz w:val="20"/>
            <w:szCs w:val="20"/>
          </w:rPr>
          <w:delText xml:space="preserve"> the</w:delText>
        </w:r>
      </w:del>
      <w:r>
        <w:rPr>
          <w:rFonts w:eastAsia="Times New Roman" w:cs="Times New Roman" w:ascii="Times New Roman" w:hAnsi="Times New Roman"/>
          <w:sz w:val="20"/>
          <w:szCs w:val="20"/>
        </w:rPr>
        <w:t xml:space="preserve"> (note that all empty strings and NULL values were converted to NA). The statistical summary of all the fields by table in the dataset are shown in the Figure 6 in the Appendix.</w:t>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Table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Table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1</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i/>
          <w:iCs/>
          <w:sz w:val="20"/>
          <w:szCs w:val="20"/>
        </w:rPr>
        <w:t>: Selected Predictor Variables</w:t>
      </w:r>
    </w:p>
    <w:tbl>
      <w:tblPr>
        <w:tblStyle w:val="TableGrid"/>
        <w:tblW w:w="5099" w:type="dxa"/>
        <w:jc w:val="center"/>
        <w:tblInd w:w="0" w:type="dxa"/>
        <w:tblCellMar>
          <w:top w:w="0" w:type="dxa"/>
          <w:left w:w="108" w:type="dxa"/>
          <w:bottom w:w="0" w:type="dxa"/>
          <w:right w:w="108" w:type="dxa"/>
        </w:tblCellMar>
        <w:tblLook w:val="04a0" w:noHBand="0" w:noVBand="1" w:firstColumn="1" w:lastRow="0" w:lastColumn="0" w:firstRow="1"/>
      </w:tblPr>
      <w:tblGrid>
        <w:gridCol w:w="2245"/>
        <w:gridCol w:w="2853"/>
      </w:tblGrid>
      <w:tr>
        <w:trPr>
          <w:trHeight w:val="802" w:hRule="atLeast"/>
        </w:trPr>
        <w:tc>
          <w:tcPr>
            <w:tcW w:w="2245" w:type="dxa"/>
            <w:tcBorders/>
            <w:shd w:color="auto" w:fill="D9D9D9" w:themeFill="background1" w:themeFillShade="d9" w:val="clear"/>
            <w:vAlign w:val="center"/>
          </w:tcPr>
          <w:p>
            <w:pPr>
              <w:pStyle w:val="Normal"/>
              <w:spacing w:lineRule="auto" w:line="276" w:before="0" w:after="200"/>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Table</w:t>
            </w:r>
          </w:p>
        </w:tc>
        <w:tc>
          <w:tcPr>
            <w:tcW w:w="2853" w:type="dxa"/>
            <w:tcBorders/>
            <w:shd w:color="auto" w:fill="BFBFBF" w:themeFill="background1" w:themeFillShade="bf" w:val="clear"/>
            <w:vAlign w:val="center"/>
          </w:tcPr>
          <w:p>
            <w:pPr>
              <w:pStyle w:val="Normal"/>
              <w:spacing w:lineRule="auto" w:line="276" w:before="0" w:after="200"/>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Number of empty strings</w:t>
            </w:r>
          </w:p>
        </w:tc>
      </w:tr>
      <w:tr>
        <w:trPr>
          <w:trHeight w:val="60" w:hRule="atLeast"/>
        </w:trPr>
        <w:tc>
          <w:tcPr>
            <w:tcW w:w="2245"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completed_lessons</w:t>
            </w:r>
          </w:p>
        </w:tc>
        <w:tc>
          <w:tcPr>
            <w:tcW w:w="285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2280</w:t>
            </w:r>
          </w:p>
        </w:tc>
      </w:tr>
      <w:tr>
        <w:trPr>
          <w:trHeight w:val="60" w:hRule="atLeast"/>
        </w:trPr>
        <w:tc>
          <w:tcPr>
            <w:tcW w:w="2245"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daily_assessment</w:t>
            </w:r>
          </w:p>
        </w:tc>
        <w:tc>
          <w:tcPr>
            <w:tcW w:w="285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2214</w:t>
            </w:r>
          </w:p>
        </w:tc>
      </w:tr>
      <w:tr>
        <w:trPr>
          <w:trHeight w:val="60" w:hRule="atLeast"/>
        </w:trPr>
        <w:tc>
          <w:tcPr>
            <w:tcW w:w="2245"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intake_assessment</w:t>
            </w:r>
          </w:p>
        </w:tc>
        <w:tc>
          <w:tcPr>
            <w:tcW w:w="285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6208</w:t>
            </w:r>
          </w:p>
        </w:tc>
      </w:tr>
      <w:tr>
        <w:trPr>
          <w:trHeight w:val="60" w:hRule="atLeast"/>
        </w:trPr>
        <w:tc>
          <w:tcPr>
            <w:tcW w:w="2245"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lesson_ratings</w:t>
            </w:r>
          </w:p>
        </w:tc>
        <w:tc>
          <w:tcPr>
            <w:tcW w:w="285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506</w:t>
            </w:r>
          </w:p>
        </w:tc>
      </w:tr>
      <w:tr>
        <w:trPr>
          <w:trHeight w:val="60" w:hRule="atLeast"/>
        </w:trPr>
        <w:tc>
          <w:tcPr>
            <w:tcW w:w="2245"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sds_intake_question_options</w:t>
            </w:r>
          </w:p>
        </w:tc>
        <w:tc>
          <w:tcPr>
            <w:tcW w:w="285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304</w:t>
            </w:r>
          </w:p>
        </w:tc>
      </w:tr>
      <w:tr>
        <w:trPr>
          <w:trHeight w:val="60" w:hRule="atLeast"/>
        </w:trPr>
        <w:tc>
          <w:tcPr>
            <w:tcW w:w="2245"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sds_user_activations</w:t>
            </w:r>
          </w:p>
        </w:tc>
        <w:tc>
          <w:tcPr>
            <w:tcW w:w="285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3078</w:t>
            </w:r>
          </w:p>
        </w:tc>
      </w:tr>
      <w:tr>
        <w:trPr>
          <w:trHeight w:val="60" w:hRule="atLeast"/>
        </w:trPr>
        <w:tc>
          <w:tcPr>
            <w:tcW w:w="2245" w:type="dxa"/>
            <w:tcBorders/>
            <w:vAlign w:val="center"/>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site_visits</w:t>
            </w:r>
          </w:p>
        </w:tc>
        <w:tc>
          <w:tcPr>
            <w:tcW w:w="2853" w:type="dxa"/>
            <w:tcBorders/>
            <w:vAlign w:val="center"/>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9066</w:t>
            </w:r>
          </w:p>
        </w:tc>
      </w:tr>
      <w:tr>
        <w:trPr>
          <w:trHeight w:val="60" w:hRule="atLeast"/>
        </w:trPr>
        <w:tc>
          <w:tcPr>
            <w:tcW w:w="2245"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user_points</w:t>
            </w:r>
          </w:p>
        </w:tc>
        <w:tc>
          <w:tcPr>
            <w:tcW w:w="285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r>
      <w:tr>
        <w:trPr>
          <w:trHeight w:val="60" w:hRule="atLeast"/>
        </w:trPr>
        <w:tc>
          <w:tcPr>
            <w:tcW w:w="2245"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user_rewards</w:t>
            </w:r>
          </w:p>
        </w:tc>
        <w:tc>
          <w:tcPr>
            <w:tcW w:w="285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r>
      <w:tr>
        <w:trPr>
          <w:trHeight w:val="60" w:hRule="atLeast"/>
        </w:trPr>
        <w:tc>
          <w:tcPr>
            <w:tcW w:w="2245"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wol_items</w:t>
            </w:r>
          </w:p>
        </w:tc>
        <w:tc>
          <w:tcPr>
            <w:tcW w:w="285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r>
    </w:tbl>
    <w:p>
      <w:pPr>
        <w:pStyle w:val="Normal"/>
        <w:rPr>
          <w:rFonts w:ascii="Times New Roman" w:hAnsi="Times New Roman" w:eastAsia="Times New Roman" w:cs="Times New Roman"/>
          <w:sz w:val="20"/>
          <w:szCs w:val="20"/>
          <w:lang w:val="fr-FR"/>
        </w:rPr>
      </w:pPr>
      <w:r>
        <w:rPr>
          <w:rFonts w:eastAsia="Times New Roman" w:cs="Times New Roman" w:ascii="Times New Roman" w:hAnsi="Times New Roman"/>
          <w:sz w:val="20"/>
          <w:szCs w:val="20"/>
          <w:lang w:val="fr-FR"/>
        </w:rPr>
      </w:r>
    </w:p>
    <w:p>
      <w:pPr>
        <w:pStyle w:val="Normal"/>
        <w:rPr>
          <w:rFonts w:ascii="Times New Roman" w:hAnsi="Times New Roman" w:eastAsia="Times New Roman" w:cs="Times New Roman"/>
          <w:b/>
          <w:b/>
          <w:bCs/>
          <w:i/>
          <w:i/>
          <w:iCs/>
          <w:smallCaps/>
          <w:sz w:val="20"/>
          <w:szCs w:val="20"/>
        </w:rPr>
      </w:pPr>
      <w:r>
        <w:rPr>
          <w:rFonts w:eastAsia="Times New Roman" w:cs="Times New Roman" w:ascii="Times New Roman" w:hAnsi="Times New Roman"/>
          <w:b/>
          <w:bCs/>
          <w:i/>
          <w:iCs/>
          <w:smallCaps/>
          <w:sz w:val="20"/>
          <w:szCs w:val="20"/>
        </w:rPr>
        <w:t>2.2. Exploratory Analysis</w:t>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When performing any statistical analysis or developing models, a crucial preliminary step involves thorough quantitative and qualitative analysis of all available data. The Cross-Industry Standard Process for Data Mining (CRISP-DM) advocates for the importance of proper data understanding prior to pursuing any data preparation or model development steps. The initial dataset consists of 13 tables, each of which contains a ranging number of variables and records. After </w:t>
      </w:r>
      <w:commentRangeStart w:id="13"/>
      <w:r>
        <w:rPr>
          <w:rFonts w:eastAsia="Times New Roman" w:cs="Times New Roman" w:ascii="Times New Roman" w:hAnsi="Times New Roman"/>
          <w:sz w:val="20"/>
          <w:szCs w:val="20"/>
        </w:rPr>
        <w:t xml:space="preserve">further assessment </w:t>
      </w:r>
      <w:r>
        <w:rPr>
          <w:rFonts w:eastAsia="Times New Roman" w:cs="Times New Roman" w:ascii="Times New Roman" w:hAnsi="Times New Roman"/>
          <w:sz w:val="20"/>
          <w:szCs w:val="20"/>
        </w:rPr>
      </w:r>
      <w:commentRangeEnd w:id="13"/>
      <w:r>
        <w:commentReference w:id="13"/>
      </w:r>
      <w:r>
        <w:rPr>
          <w:rFonts w:eastAsia="Times New Roman" w:cs="Times New Roman" w:ascii="Times New Roman" w:hAnsi="Times New Roman"/>
          <w:sz w:val="20"/>
          <w:szCs w:val="20"/>
        </w:rPr>
        <w:t xml:space="preserve">of each variable and its relevance to the research question, the team decided to focus on the following 18 features as presented in </w:t>
      </w:r>
      <w:r>
        <w:rPr>
          <w:rFonts w:eastAsia="Times New Roman" w:cs="Times New Roman" w:ascii="Times New Roman" w:hAnsi="Times New Roman"/>
          <w:sz w:val="20"/>
          <w:szCs w:val="20"/>
        </w:rPr>
        <w:fldChar w:fldCharType="begin"/>
      </w:r>
      <w:r>
        <w:rPr>
          <w:sz w:val="20"/>
          <w:szCs w:val="20"/>
          <w:rFonts w:eastAsia="Times New Roman" w:cs="Times New Roman" w:ascii="Times New Roman" w:hAnsi="Times New Roman"/>
        </w:rPr>
        <w:instrText> REF _Ref96184690 \h </w:instrText>
      </w:r>
      <w:r>
        <w:rPr>
          <w:sz w:val="20"/>
          <w:szCs w:val="20"/>
          <w:rFonts w:eastAsia="Times New Roman" w:cs="Times New Roman" w:ascii="Times New Roman" w:hAnsi="Times New Roman"/>
        </w:rPr>
        <w:fldChar w:fldCharType="separate"/>
      </w:r>
      <w:r>
        <w:rPr>
          <w:sz w:val="20"/>
          <w:szCs w:val="20"/>
          <w:rFonts w:eastAsia="Times New Roman" w:cs="Times New Roman" w:ascii="Times New Roman" w:hAnsi="Times New Roman"/>
        </w:rPr>
        <w:t>Table 2</w:t>
      </w:r>
      <w:r>
        <w:rPr>
          <w:sz w:val="20"/>
          <w:szCs w:val="20"/>
          <w:rFonts w:eastAsia="Times New Roman" w:cs="Times New Roman" w:ascii="Times New Roman" w:hAnsi="Times New Roman"/>
        </w:rPr>
        <w:fldChar w:fldCharType="end"/>
      </w:r>
      <w:r>
        <w:rPr>
          <w:rFonts w:eastAsia="Times New Roman" w:cs="Times New Roman" w:ascii="Times New Roman" w:hAnsi="Times New Roman"/>
          <w:sz w:val="20"/>
          <w:szCs w:val="20"/>
        </w:rPr>
        <w:t>:</w:t>
      </w:r>
    </w:p>
    <w:p>
      <w:pPr>
        <w:pStyle w:val="Normal"/>
        <w:rPr>
          <w:rFonts w:ascii="Times New Roman" w:hAnsi="Times New Roman" w:eastAsia="Times New Roman" w:cs="Times New Roman"/>
          <w:i/>
          <w:i/>
          <w:iCs/>
          <w:sz w:val="20"/>
          <w:szCs w:val="20"/>
        </w:rPr>
      </w:pPr>
      <w:bookmarkStart w:id="0" w:name="_Ref96184690"/>
      <w:r>
        <w:rPr>
          <w:rFonts w:eastAsia="Times New Roman" w:cs="Times New Roman" w:ascii="Times New Roman" w:hAnsi="Times New Roman"/>
          <w:i/>
          <w:iCs/>
          <w:sz w:val="20"/>
          <w:szCs w:val="20"/>
        </w:rPr>
        <w:t xml:space="preserve">Table </w:t>
      </w:r>
      <w:r>
        <w:rPr>
          <w:rFonts w:eastAsia="Times New Roman" w:cs="Times New Roman" w:ascii="Times New Roman" w:hAnsi="Times New Roman"/>
          <w:sz w:val="20"/>
          <w:szCs w:val="20"/>
        </w:rPr>
        <w:fldChar w:fldCharType="begin"/>
      </w:r>
      <w:r>
        <w:rPr>
          <w:sz w:val="20"/>
          <w:szCs w:val="20"/>
          <w:rFonts w:eastAsia="Times New Roman" w:cs="Times New Roman" w:ascii="Times New Roman" w:hAnsi="Times New Roman"/>
        </w:rPr>
        <w:instrText> SEQ Table \* ARABIC </w:instrText>
      </w:r>
      <w:r>
        <w:rPr>
          <w:sz w:val="20"/>
          <w:szCs w:val="20"/>
          <w:rFonts w:eastAsia="Times New Roman" w:cs="Times New Roman" w:ascii="Times New Roman" w:hAnsi="Times New Roman"/>
        </w:rPr>
        <w:fldChar w:fldCharType="separate"/>
      </w:r>
      <w:r>
        <w:rPr>
          <w:sz w:val="20"/>
          <w:szCs w:val="20"/>
          <w:rFonts w:eastAsia="Times New Roman" w:cs="Times New Roman" w:ascii="Times New Roman" w:hAnsi="Times New Roman"/>
        </w:rPr>
        <w:t>2</w:t>
      </w:r>
      <w:r>
        <w:rPr>
          <w:sz w:val="20"/>
          <w:szCs w:val="20"/>
          <w:rFonts w:eastAsia="Times New Roman" w:cs="Times New Roman" w:ascii="Times New Roman" w:hAnsi="Times New Roman"/>
        </w:rPr>
        <w:fldChar w:fldCharType="end"/>
      </w:r>
      <w:bookmarkEnd w:id="0"/>
      <w:r>
        <w:rPr>
          <w:rFonts w:eastAsia="Times New Roman" w:cs="Times New Roman" w:ascii="Times New Roman" w:hAnsi="Times New Roman"/>
          <w:i/>
          <w:iCs/>
          <w:sz w:val="20"/>
          <w:szCs w:val="20"/>
        </w:rPr>
        <w:t>: Selected Predictor Variables</w:t>
      </w:r>
    </w:p>
    <w:tbl>
      <w:tblPr>
        <w:tblStyle w:val="TableGrid"/>
        <w:tblW w:w="9265" w:type="dxa"/>
        <w:jc w:val="center"/>
        <w:tblInd w:w="0" w:type="dxa"/>
        <w:tblCellMar>
          <w:top w:w="0" w:type="dxa"/>
          <w:left w:w="108" w:type="dxa"/>
          <w:bottom w:w="0" w:type="dxa"/>
          <w:right w:w="108" w:type="dxa"/>
        </w:tblCellMar>
        <w:tblLook w:val="04a0" w:noHBand="0" w:noVBand="1" w:firstColumn="1" w:lastRow="0" w:lastColumn="0" w:firstRow="1"/>
      </w:tblPr>
      <w:tblGrid>
        <w:gridCol w:w="2203"/>
        <w:gridCol w:w="2896"/>
        <w:gridCol w:w="4166"/>
      </w:tblGrid>
      <w:tr>
        <w:trPr>
          <w:trHeight w:val="350" w:hRule="atLeast"/>
        </w:trPr>
        <w:tc>
          <w:tcPr>
            <w:tcW w:w="2203" w:type="dxa"/>
            <w:vMerge w:val="restart"/>
            <w:tcBorders/>
            <w:shd w:color="auto" w:fill="D9D9D9" w:themeFill="background1" w:themeFillShade="d9" w:val="clear"/>
            <w:vAlign w:val="center"/>
          </w:tcPr>
          <w:p>
            <w:pPr>
              <w:pStyle w:val="Normal"/>
              <w:spacing w:lineRule="auto" w:line="276" w:before="0" w:after="200"/>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Table</w:t>
            </w:r>
          </w:p>
        </w:tc>
        <w:tc>
          <w:tcPr>
            <w:tcW w:w="7062" w:type="dxa"/>
            <w:gridSpan w:val="2"/>
            <w:tcBorders/>
            <w:shd w:color="auto" w:fill="BFBFBF" w:themeFill="background1" w:themeFillShade="bf" w:val="clear"/>
          </w:tcPr>
          <w:p>
            <w:pPr>
              <w:pStyle w:val="Normal"/>
              <w:spacing w:lineRule="auto" w:line="276" w:before="0" w:after="200"/>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Variable</w:t>
            </w:r>
          </w:p>
        </w:tc>
      </w:tr>
      <w:tr>
        <w:trPr>
          <w:trHeight w:val="323" w:hRule="atLeast"/>
        </w:trPr>
        <w:tc>
          <w:tcPr>
            <w:tcW w:w="2203" w:type="dxa"/>
            <w:vMerge w:val="continue"/>
            <w:tcBorders/>
            <w:shd w:color="auto" w:fill="D9D9D9" w:themeFill="background1" w:themeFillShade="d9" w:val="clear"/>
          </w:tcPr>
          <w:p>
            <w:pPr>
              <w:pStyle w:val="Normal"/>
              <w:spacing w:lineRule="auto" w:line="276" w:before="0" w:after="200"/>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r>
          </w:p>
        </w:tc>
        <w:tc>
          <w:tcPr>
            <w:tcW w:w="2896" w:type="dxa"/>
            <w:tcBorders/>
            <w:shd w:color="auto" w:fill="D9D9D9" w:themeFill="background1" w:themeFillShade="d9" w:val="clear"/>
          </w:tcPr>
          <w:p>
            <w:pPr>
              <w:pStyle w:val="Normal"/>
              <w:spacing w:lineRule="auto" w:line="276" w:before="0" w:after="200"/>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Name</w:t>
            </w:r>
          </w:p>
        </w:tc>
        <w:tc>
          <w:tcPr>
            <w:tcW w:w="4166" w:type="dxa"/>
            <w:tcBorders/>
            <w:shd w:color="auto" w:fill="D9D9D9" w:themeFill="background1" w:themeFillShade="d9" w:val="clear"/>
          </w:tcPr>
          <w:p>
            <w:pPr>
              <w:pStyle w:val="Normal"/>
              <w:spacing w:lineRule="auto" w:line="276" w:before="0" w:after="200"/>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Description</w:t>
            </w:r>
          </w:p>
        </w:tc>
      </w:tr>
      <w:tr>
        <w:trPr>
          <w:trHeight w:val="60" w:hRule="atLeast"/>
        </w:trPr>
        <w:tc>
          <w:tcPr>
            <w:tcW w:w="220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intake_assessment</w:t>
            </w:r>
          </w:p>
        </w:tc>
        <w:tc>
          <w:tcPr>
            <w:tcW w:w="289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age</w:t>
            </w:r>
          </w:p>
        </w:tc>
        <w:tc>
          <w:tcPr>
            <w:tcW w:w="416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User age</w:t>
            </w:r>
          </w:p>
        </w:tc>
      </w:tr>
      <w:tr>
        <w:trPr>
          <w:trHeight w:val="60" w:hRule="atLeast"/>
        </w:trPr>
        <w:tc>
          <w:tcPr>
            <w:tcW w:w="220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sds_user_activations</w:t>
            </w:r>
          </w:p>
        </w:tc>
        <w:tc>
          <w:tcPr>
            <w:tcW w:w="289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gender</w:t>
            </w:r>
          </w:p>
        </w:tc>
        <w:tc>
          <w:tcPr>
            <w:tcW w:w="416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User gender</w:t>
            </w:r>
          </w:p>
        </w:tc>
      </w:tr>
      <w:tr>
        <w:trPr>
          <w:trHeight w:val="60" w:hRule="atLeast"/>
        </w:trPr>
        <w:tc>
          <w:tcPr>
            <w:tcW w:w="220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intake_assessment</w:t>
            </w:r>
          </w:p>
        </w:tc>
        <w:tc>
          <w:tcPr>
            <w:tcW w:w="289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days_drink_per_week</w:t>
            </w:r>
          </w:p>
        </w:tc>
        <w:tc>
          <w:tcPr>
            <w:tcW w:w="416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Days per week user drinks</w:t>
            </w:r>
          </w:p>
        </w:tc>
      </w:tr>
      <w:tr>
        <w:trPr>
          <w:trHeight w:val="60" w:hRule="atLeast"/>
        </w:trPr>
        <w:tc>
          <w:tcPr>
            <w:tcW w:w="220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intake_assessment</w:t>
            </w:r>
          </w:p>
        </w:tc>
        <w:tc>
          <w:tcPr>
            <w:tcW w:w="289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days_cannabis_per_week</w:t>
            </w:r>
          </w:p>
        </w:tc>
        <w:tc>
          <w:tcPr>
            <w:tcW w:w="416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Days per week user uses cannabis</w:t>
            </w:r>
          </w:p>
        </w:tc>
      </w:tr>
      <w:tr>
        <w:trPr>
          <w:trHeight w:val="60" w:hRule="atLeast"/>
        </w:trPr>
        <w:tc>
          <w:tcPr>
            <w:tcW w:w="220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intake_assessment</w:t>
            </w:r>
          </w:p>
        </w:tc>
        <w:tc>
          <w:tcPr>
            <w:tcW w:w="289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other_drugs_per_week</w:t>
            </w:r>
          </w:p>
        </w:tc>
        <w:tc>
          <w:tcPr>
            <w:tcW w:w="416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Days per week user uses other drugs</w:t>
            </w:r>
          </w:p>
        </w:tc>
      </w:tr>
      <w:tr>
        <w:trPr>
          <w:trHeight w:val="60" w:hRule="atLeast"/>
        </w:trPr>
        <w:tc>
          <w:tcPr>
            <w:tcW w:w="220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intake_assessment</w:t>
            </w:r>
          </w:p>
        </w:tc>
        <w:tc>
          <w:tcPr>
            <w:tcW w:w="289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gambling_per_week</w:t>
            </w:r>
          </w:p>
        </w:tc>
        <w:tc>
          <w:tcPr>
            <w:tcW w:w="416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Days per week user gambles</w:t>
            </w:r>
          </w:p>
        </w:tc>
      </w:tr>
      <w:tr>
        <w:trPr>
          <w:trHeight w:val="60" w:hRule="atLeast"/>
        </w:trPr>
        <w:tc>
          <w:tcPr>
            <w:tcW w:w="220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intake_assessment</w:t>
            </w:r>
          </w:p>
        </w:tc>
        <w:tc>
          <w:tcPr>
            <w:tcW w:w="289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nicotine_per_week</w:t>
            </w:r>
          </w:p>
        </w:tc>
        <w:tc>
          <w:tcPr>
            <w:tcW w:w="416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Days per week user uses nicotine</w:t>
            </w:r>
          </w:p>
        </w:tc>
      </w:tr>
      <w:tr>
        <w:trPr>
          <w:trHeight w:val="60" w:hRule="atLeast"/>
        </w:trPr>
        <w:tc>
          <w:tcPr>
            <w:tcW w:w="2203" w:type="dxa"/>
            <w:tcBorders/>
            <w:vAlign w:val="center"/>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intake_assessment</w:t>
            </w:r>
          </w:p>
        </w:tc>
        <w:tc>
          <w:tcPr>
            <w:tcW w:w="2896" w:type="dxa"/>
            <w:tcBorders/>
            <w:vAlign w:val="center"/>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bothered_by_mental_health</w:t>
            </w:r>
          </w:p>
        </w:tc>
        <w:tc>
          <w:tcPr>
            <w:tcW w:w="4166" w:type="dxa"/>
            <w:tcBorders/>
            <w:vAlign w:val="center"/>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Scale of how bothered user is by mental health habits from 0 to 10</w:t>
            </w:r>
          </w:p>
        </w:tc>
      </w:tr>
      <w:tr>
        <w:trPr>
          <w:trHeight w:val="60" w:hRule="atLeast"/>
        </w:trPr>
        <w:tc>
          <w:tcPr>
            <w:tcW w:w="220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sds_user_activations</w:t>
            </w:r>
          </w:p>
        </w:tc>
        <w:tc>
          <w:tcPr>
            <w:tcW w:w="289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welcome_video</w:t>
            </w:r>
          </w:p>
        </w:tc>
        <w:tc>
          <w:tcPr>
            <w:tcW w:w="416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If user watched welcome video</w:t>
            </w:r>
          </w:p>
        </w:tc>
      </w:tr>
      <w:tr>
        <w:trPr>
          <w:trHeight w:val="60" w:hRule="atLeast"/>
        </w:trPr>
        <w:tc>
          <w:tcPr>
            <w:tcW w:w="220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sds_user_activations</w:t>
            </w:r>
          </w:p>
        </w:tc>
        <w:tc>
          <w:tcPr>
            <w:tcW w:w="289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bought_hero</w:t>
            </w:r>
          </w:p>
        </w:tc>
        <w:tc>
          <w:tcPr>
            <w:tcW w:w="4166" w:type="dxa"/>
            <w:tcBorders/>
          </w:tcPr>
          <w:p>
            <w:pPr>
              <w:pStyle w:val="Normal"/>
              <w:spacing w:lineRule="auto" w:line="276" w:before="0" w:after="200"/>
              <w:rPr>
                <w:rFonts w:ascii="Times New Roman" w:hAnsi="Times New Roman" w:eastAsia="Times New Roman" w:cs="Times New Roman"/>
                <w:sz w:val="20"/>
                <w:szCs w:val="20"/>
              </w:rPr>
            </w:pPr>
            <w:commentRangeStart w:id="14"/>
            <w:r>
              <w:rPr>
                <w:rFonts w:eastAsia="Times New Roman" w:cs="Times New Roman" w:ascii="Times New Roman" w:hAnsi="Times New Roman"/>
                <w:sz w:val="20"/>
                <w:szCs w:val="20"/>
              </w:rPr>
              <w:t>If user bought Hero package</w:t>
            </w:r>
            <w:commentRangeEnd w:id="14"/>
            <w:r>
              <w:commentReference w:id="14"/>
            </w:r>
            <w:r>
              <w:rPr>
                <w:rFonts w:eastAsia="Times New Roman" w:cs="Times New Roman" w:ascii="Times New Roman" w:hAnsi="Times New Roman"/>
                <w:sz w:val="20"/>
                <w:szCs w:val="20"/>
              </w:rPr>
            </w:r>
          </w:p>
        </w:tc>
      </w:tr>
      <w:tr>
        <w:trPr>
          <w:trHeight w:val="60" w:hRule="atLeast"/>
        </w:trPr>
        <w:tc>
          <w:tcPr>
            <w:tcW w:w="220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sds_user_activations</w:t>
            </w:r>
          </w:p>
        </w:tc>
        <w:tc>
          <w:tcPr>
            <w:tcW w:w="289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intake</w:t>
            </w:r>
          </w:p>
        </w:tc>
        <w:tc>
          <w:tcPr>
            <w:tcW w:w="416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If user has finished an intake assessment</w:t>
            </w:r>
          </w:p>
        </w:tc>
      </w:tr>
      <w:tr>
        <w:trPr>
          <w:trHeight w:val="60" w:hRule="atLeast"/>
        </w:trPr>
        <w:tc>
          <w:tcPr>
            <w:tcW w:w="220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sds_user_activations</w:t>
            </w:r>
          </w:p>
        </w:tc>
        <w:tc>
          <w:tcPr>
            <w:tcW w:w="289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daily_assessment</w:t>
            </w:r>
          </w:p>
        </w:tc>
        <w:tc>
          <w:tcPr>
            <w:tcW w:w="416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If user has completed a daily assessment </w:t>
            </w:r>
          </w:p>
        </w:tc>
      </w:tr>
      <w:tr>
        <w:trPr>
          <w:trHeight w:val="60" w:hRule="atLeast"/>
        </w:trPr>
        <w:tc>
          <w:tcPr>
            <w:tcW w:w="220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sds_user_activations</w:t>
            </w:r>
          </w:p>
        </w:tc>
        <w:tc>
          <w:tcPr>
            <w:tcW w:w="289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started_lesson</w:t>
            </w:r>
          </w:p>
        </w:tc>
        <w:tc>
          <w:tcPr>
            <w:tcW w:w="416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If user has started a lesson</w:t>
            </w:r>
          </w:p>
        </w:tc>
      </w:tr>
      <w:tr>
        <w:trPr>
          <w:trHeight w:val="60" w:hRule="atLeast"/>
        </w:trPr>
        <w:tc>
          <w:tcPr>
            <w:tcW w:w="220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sds_user_activations</w:t>
            </w:r>
          </w:p>
        </w:tc>
        <w:tc>
          <w:tcPr>
            <w:tcW w:w="289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upload_worksheet</w:t>
            </w:r>
          </w:p>
        </w:tc>
        <w:tc>
          <w:tcPr>
            <w:tcW w:w="416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If user has uploaded their worksheet</w:t>
            </w:r>
          </w:p>
        </w:tc>
      </w:tr>
      <w:tr>
        <w:trPr>
          <w:trHeight w:val="60" w:hRule="atLeast"/>
        </w:trPr>
        <w:tc>
          <w:tcPr>
            <w:tcW w:w="220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sds_user_activations</w:t>
            </w:r>
          </w:p>
        </w:tc>
        <w:tc>
          <w:tcPr>
            <w:tcW w:w="289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rated_lesson_1</w:t>
            </w:r>
          </w:p>
        </w:tc>
        <w:tc>
          <w:tcPr>
            <w:tcW w:w="416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If user has rated the first lesson</w:t>
            </w:r>
          </w:p>
        </w:tc>
      </w:tr>
      <w:tr>
        <w:trPr>
          <w:trHeight w:val="60" w:hRule="atLeast"/>
        </w:trPr>
        <w:tc>
          <w:tcPr>
            <w:tcW w:w="220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sds_user_activations</w:t>
            </w:r>
          </w:p>
        </w:tc>
        <w:tc>
          <w:tcPr>
            <w:tcW w:w="289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finished_module_1</w:t>
            </w:r>
          </w:p>
        </w:tc>
        <w:tc>
          <w:tcPr>
            <w:tcW w:w="416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If user has finished the first module</w:t>
            </w:r>
          </w:p>
        </w:tc>
      </w:tr>
      <w:tr>
        <w:trPr>
          <w:trHeight w:val="60" w:hRule="atLeast"/>
        </w:trPr>
        <w:tc>
          <w:tcPr>
            <w:tcW w:w="220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sds_user_activations</w:t>
            </w:r>
          </w:p>
        </w:tc>
        <w:tc>
          <w:tcPr>
            <w:tcW w:w="289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created_community_acct</w:t>
            </w:r>
          </w:p>
        </w:tc>
        <w:tc>
          <w:tcPr>
            <w:tcW w:w="416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If user has created a community account</w:t>
            </w:r>
          </w:p>
        </w:tc>
      </w:tr>
      <w:tr>
        <w:trPr>
          <w:trHeight w:val="60" w:hRule="atLeast"/>
        </w:trPr>
        <w:tc>
          <w:tcPr>
            <w:tcW w:w="220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sds_user_activations</w:t>
            </w:r>
          </w:p>
        </w:tc>
        <w:tc>
          <w:tcPr>
            <w:tcW w:w="289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completed_lesson</w:t>
            </w:r>
          </w:p>
        </w:tc>
        <w:tc>
          <w:tcPr>
            <w:tcW w:w="4166"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If user has completed a lesson</w:t>
            </w:r>
          </w:p>
        </w:tc>
      </w:tr>
    </w:tbl>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br/>
        <w:t xml:space="preserve">As described in the prior section, the team developed an Azure MS SQL relational database to properly store and maintain all provided data. The R statistical computing language was utilized in this phase and for the remaining steps of the CRISP-DM process. The team prepared histograms for each continuous predictor using ggplot2 to derive an improved quantitative perspective of their underlying distributions, as displayed in </w:t>
      </w:r>
      <w:r>
        <w:rPr>
          <w:rFonts w:eastAsia="Times New Roman" w:cs="Times New Roman" w:ascii="Times New Roman" w:hAnsi="Times New Roman"/>
          <w:sz w:val="20"/>
          <w:szCs w:val="20"/>
        </w:rPr>
        <w:fldChar w:fldCharType="begin"/>
      </w:r>
      <w:r>
        <w:rPr>
          <w:sz w:val="20"/>
          <w:szCs w:val="20"/>
          <w:rFonts w:eastAsia="Times New Roman" w:cs="Times New Roman" w:ascii="Times New Roman" w:hAnsi="Times New Roman"/>
        </w:rPr>
        <w:instrText> REF _Ref96277348 \h </w:instrText>
      </w:r>
      <w:r>
        <w:rPr>
          <w:sz w:val="20"/>
          <w:szCs w:val="20"/>
          <w:rFonts w:eastAsia="Times New Roman" w:cs="Times New Roman" w:ascii="Times New Roman" w:hAnsi="Times New Roman"/>
        </w:rPr>
        <w:fldChar w:fldCharType="separate"/>
      </w:r>
      <w:r>
        <w:rPr>
          <w:sz w:val="20"/>
          <w:szCs w:val="20"/>
          <w:rFonts w:eastAsia="Times New Roman" w:cs="Times New Roman" w:ascii="Times New Roman" w:hAnsi="Times New Roman"/>
        </w:rPr>
        <w:t>Error: Reference source not found</w:t>
      </w:r>
      <w:r>
        <w:rPr>
          <w:sz w:val="20"/>
          <w:szCs w:val="20"/>
          <w:rFonts w:eastAsia="Times New Roman" w:cs="Times New Roman" w:ascii="Times New Roman" w:hAnsi="Times New Roman"/>
        </w:rPr>
        <w:fldChar w:fldCharType="end"/>
      </w:r>
      <w:r>
        <w:rPr>
          <w:rFonts w:eastAsia="Times New Roman" w:cs="Times New Roman" w:ascii="Times New Roman" w:hAnsi="Times New Roman"/>
          <w:sz w:val="20"/>
          <w:szCs w:val="20"/>
        </w:rPr>
        <w:t>. Since most of the instances for variables capturing “number of days” were zeros, the distributions were significantly skewed. To address this (and for visual clarity), all zero values were removed from the histogram plots, but not removed from the underlying data.</w:t>
      </w:r>
      <w:commentRangeStart w:id="15"/>
      <w:r>
        <w:rPr/>
        <w:drawing>
          <wp:inline distT="0" distB="0" distL="0" distR="0">
            <wp:extent cx="5553075" cy="793051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4"/>
                    <a:stretch>
                      <a:fillRect/>
                    </a:stretch>
                  </pic:blipFill>
                  <pic:spPr bwMode="auto">
                    <a:xfrm>
                      <a:off x="0" y="0"/>
                      <a:ext cx="5553075" cy="7930515"/>
                    </a:xfrm>
                    <a:prstGeom prst="rect">
                      <a:avLst/>
                    </a:prstGeom>
                  </pic:spPr>
                </pic:pic>
              </a:graphicData>
            </a:graphic>
          </wp:inline>
        </w:drawing>
      </w:r>
      <w:commentRangeEnd w:id="15"/>
      <w:r>
        <w:commentReference w:id="15"/>
      </w:r>
      <w:r>
        <w:rPr/>
      </w:r>
    </w:p>
    <w:p>
      <w:pPr>
        <w:pStyle w:val="Normal"/>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rPr>
        <w:fldChar w:fldCharType="begin"/>
      </w:r>
      <w:r>
        <w:rPr>
          <w:sz w:val="20"/>
          <w:szCs w:val="20"/>
          <w:rFonts w:eastAsia="Times New Roman" w:cs="Times New Roman" w:ascii="Times New Roman" w:hAnsi="Times New Roman"/>
        </w:rPr>
        <w:instrText> SEQ Figure \* ARABIC </w:instrText>
      </w:r>
      <w:r>
        <w:rPr>
          <w:sz w:val="20"/>
          <w:szCs w:val="20"/>
          <w:rFonts w:eastAsia="Times New Roman" w:cs="Times New Roman" w:ascii="Times New Roman" w:hAnsi="Times New Roman"/>
        </w:rPr>
        <w:fldChar w:fldCharType="separate"/>
      </w:r>
      <w:r>
        <w:rPr>
          <w:sz w:val="20"/>
          <w:szCs w:val="20"/>
          <w:rFonts w:eastAsia="Times New Roman" w:cs="Times New Roman" w:ascii="Times New Roman" w:hAnsi="Times New Roman"/>
        </w:rPr>
        <w:t>1</w:t>
      </w:r>
      <w:r>
        <w:rPr>
          <w:sz w:val="20"/>
          <w:szCs w:val="20"/>
          <w:rFonts w:eastAsia="Times New Roman" w:cs="Times New Roman" w:ascii="Times New Roman" w:hAnsi="Times New Roman"/>
        </w:rPr>
        <w:fldChar w:fldCharType="end"/>
      </w:r>
      <w:r>
        <w:rPr>
          <w:rFonts w:eastAsia="Times New Roman" w:cs="Times New Roman" w:ascii="Times New Roman" w:hAnsi="Times New Roman"/>
          <w:i/>
          <w:iCs/>
          <w:sz w:val="20"/>
          <w:szCs w:val="20"/>
        </w:rPr>
        <w:t>: Histograms of Continuous Predictors</w:t>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t>As mentioned above, most of the variables expressed frequency values of 0. This is likely due to a combination of both true and inaccurate responses, as individuals may be reluctant to share truthful data about their drug, alcohol, and gambling habits. Although the data for these self-reported variables is contingent upon the validity of the user responses, it is critical that all subsequent analysis and model evaluation processes operate under the assumption that the information recorded by users of the SPARx platform is accurate.</w:t>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Evidently, the age of SPARx platform users varies widely, with the lowest and highest recorded ages (excluding zeros) are 16 and 79, respectively. The average and median ages are currently 41.91 and 41 years, respectively, with a standard deviation of approximately 14.1 years. It appears that most platform users fall between 30 and 40 years of age, but there is a large volume of users with ages on the higher and lower ends of the distribution. Through the model development and evaluation process, the team will certainly explore the impact of user age on their continued engagement with the SPARx platform. The summary statistics for the remaining continuous variables were computed and displayed as follows in </w:t>
      </w:r>
      <w:r>
        <w:rPr>
          <w:rFonts w:eastAsia="Times New Roman" w:cs="Times New Roman" w:ascii="Times New Roman" w:hAnsi="Times New Roman"/>
          <w:sz w:val="20"/>
          <w:szCs w:val="20"/>
        </w:rPr>
        <w:fldChar w:fldCharType="begin"/>
      </w:r>
      <w:r>
        <w:rPr>
          <w:sz w:val="20"/>
          <w:szCs w:val="20"/>
          <w:rFonts w:eastAsia="Times New Roman" w:cs="Times New Roman" w:ascii="Times New Roman" w:hAnsi="Times New Roman"/>
        </w:rPr>
        <w:instrText> REF _Ref96248409 \h </w:instrText>
      </w:r>
      <w:r>
        <w:rPr>
          <w:sz w:val="20"/>
          <w:szCs w:val="20"/>
          <w:rFonts w:eastAsia="Times New Roman" w:cs="Times New Roman" w:ascii="Times New Roman" w:hAnsi="Times New Roman"/>
        </w:rPr>
        <w:fldChar w:fldCharType="separate"/>
      </w:r>
      <w:r>
        <w:rPr>
          <w:sz w:val="20"/>
          <w:szCs w:val="20"/>
          <w:rFonts w:eastAsia="Times New Roman" w:cs="Times New Roman" w:ascii="Times New Roman" w:hAnsi="Times New Roman"/>
        </w:rPr>
        <w:t>Table 3</w:t>
      </w:r>
      <w:r>
        <w:rPr>
          <w:sz w:val="20"/>
          <w:szCs w:val="20"/>
          <w:rFonts w:eastAsia="Times New Roman" w:cs="Times New Roman" w:ascii="Times New Roman" w:hAnsi="Times New Roman"/>
        </w:rPr>
        <w:fldChar w:fldCharType="end"/>
      </w:r>
      <w:r>
        <w:rPr>
          <w:rFonts w:eastAsia="Times New Roman" w:cs="Times New Roman" w:ascii="Times New Roman" w:hAnsi="Times New Roman"/>
          <w:sz w:val="20"/>
          <w:szCs w:val="20"/>
        </w:rPr>
        <w:t>:</w:t>
      </w:r>
    </w:p>
    <w:p>
      <w:pPr>
        <w:pStyle w:val="Normal"/>
        <w:rPr>
          <w:rFonts w:ascii="Times New Roman" w:hAnsi="Times New Roman" w:eastAsia="Times New Roman" w:cs="Times New Roman"/>
          <w:i/>
          <w:i/>
          <w:iCs/>
          <w:sz w:val="20"/>
          <w:szCs w:val="20"/>
        </w:rPr>
      </w:pPr>
      <w:bookmarkStart w:id="1" w:name="_Ref96248409"/>
      <w:r>
        <w:rPr>
          <w:rFonts w:eastAsia="Times New Roman" w:cs="Times New Roman" w:ascii="Times New Roman" w:hAnsi="Times New Roman"/>
          <w:i/>
          <w:iCs/>
          <w:sz w:val="20"/>
          <w:szCs w:val="20"/>
        </w:rPr>
        <w:t xml:space="preserve">Table </w:t>
      </w:r>
      <w:r>
        <w:rPr>
          <w:rFonts w:eastAsia="Times New Roman" w:cs="Times New Roman" w:ascii="Times New Roman" w:hAnsi="Times New Roman"/>
          <w:sz w:val="20"/>
          <w:szCs w:val="20"/>
        </w:rPr>
        <w:fldChar w:fldCharType="begin"/>
      </w:r>
      <w:r>
        <w:rPr>
          <w:sz w:val="20"/>
          <w:szCs w:val="20"/>
          <w:rFonts w:eastAsia="Times New Roman" w:cs="Times New Roman" w:ascii="Times New Roman" w:hAnsi="Times New Roman"/>
        </w:rPr>
        <w:instrText> SEQ Table \* ARABIC </w:instrText>
      </w:r>
      <w:r>
        <w:rPr>
          <w:sz w:val="20"/>
          <w:szCs w:val="20"/>
          <w:rFonts w:eastAsia="Times New Roman" w:cs="Times New Roman" w:ascii="Times New Roman" w:hAnsi="Times New Roman"/>
        </w:rPr>
        <w:fldChar w:fldCharType="separate"/>
      </w:r>
      <w:r>
        <w:rPr>
          <w:sz w:val="20"/>
          <w:szCs w:val="20"/>
          <w:rFonts w:eastAsia="Times New Roman" w:cs="Times New Roman" w:ascii="Times New Roman" w:hAnsi="Times New Roman"/>
        </w:rPr>
        <w:t>3</w:t>
      </w:r>
      <w:r>
        <w:rPr>
          <w:sz w:val="20"/>
          <w:szCs w:val="20"/>
          <w:rFonts w:eastAsia="Times New Roman" w:cs="Times New Roman" w:ascii="Times New Roman" w:hAnsi="Times New Roman"/>
        </w:rPr>
        <w:fldChar w:fldCharType="end"/>
      </w:r>
      <w:bookmarkEnd w:id="1"/>
      <w:r>
        <w:rPr>
          <w:rFonts w:eastAsia="Times New Roman" w:cs="Times New Roman" w:ascii="Times New Roman" w:hAnsi="Times New Roman"/>
          <w:i/>
          <w:iCs/>
          <w:sz w:val="20"/>
          <w:szCs w:val="20"/>
        </w:rPr>
        <w:t>: Summary Statistics for Continuous Predictors</w:t>
      </w:r>
    </w:p>
    <w:tbl>
      <w:tblPr>
        <w:tblStyle w:val="TableGrid"/>
        <w:tblW w:w="9445" w:type="dxa"/>
        <w:jc w:val="center"/>
        <w:tblInd w:w="0" w:type="dxa"/>
        <w:tblCellMar>
          <w:top w:w="0" w:type="dxa"/>
          <w:left w:w="108" w:type="dxa"/>
          <w:bottom w:w="0" w:type="dxa"/>
          <w:right w:w="108" w:type="dxa"/>
        </w:tblCellMar>
        <w:tblLook w:val="04a0" w:noHBand="0" w:noVBand="1" w:firstColumn="1" w:lastRow="0" w:lastColumn="0" w:firstRow="1"/>
      </w:tblPr>
      <w:tblGrid>
        <w:gridCol w:w="3055"/>
        <w:gridCol w:w="912"/>
        <w:gridCol w:w="913"/>
        <w:gridCol w:w="913"/>
        <w:gridCol w:w="912"/>
        <w:gridCol w:w="914"/>
        <w:gridCol w:w="912"/>
        <w:gridCol w:w="912"/>
      </w:tblGrid>
      <w:tr>
        <w:trPr>
          <w:trHeight w:val="440" w:hRule="atLeast"/>
        </w:trPr>
        <w:tc>
          <w:tcPr>
            <w:tcW w:w="3055" w:type="dxa"/>
            <w:tcBorders/>
            <w:shd w:color="auto" w:fill="D9D9D9" w:themeFill="background1" w:themeFillShade="d9" w:val="clear"/>
            <w:vAlign w:val="center"/>
          </w:tcPr>
          <w:p>
            <w:pPr>
              <w:pStyle w:val="Normal"/>
              <w:spacing w:lineRule="auto" w:line="276" w:before="0" w:after="200"/>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Variable</w:t>
            </w:r>
          </w:p>
        </w:tc>
        <w:tc>
          <w:tcPr>
            <w:tcW w:w="912" w:type="dxa"/>
            <w:tcBorders/>
            <w:shd w:color="auto" w:fill="D9D9D9" w:themeFill="background1" w:themeFillShade="d9" w:val="clear"/>
            <w:vAlign w:val="center"/>
          </w:tcPr>
          <w:p>
            <w:pPr>
              <w:pStyle w:val="Normal"/>
              <w:spacing w:lineRule="auto" w:line="276" w:before="0" w:after="200"/>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Min.</w:t>
            </w:r>
          </w:p>
        </w:tc>
        <w:tc>
          <w:tcPr>
            <w:tcW w:w="913" w:type="dxa"/>
            <w:tcBorders/>
            <w:shd w:color="auto" w:fill="D9D9D9" w:themeFill="background1" w:themeFillShade="d9" w:val="clear"/>
            <w:vAlign w:val="center"/>
          </w:tcPr>
          <w:p>
            <w:pPr>
              <w:pStyle w:val="Normal"/>
              <w:spacing w:lineRule="auto" w:line="276" w:before="0" w:after="200"/>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Q1</w:t>
            </w:r>
          </w:p>
        </w:tc>
        <w:tc>
          <w:tcPr>
            <w:tcW w:w="913" w:type="dxa"/>
            <w:tcBorders/>
            <w:shd w:color="auto" w:fill="D9D9D9" w:themeFill="background1" w:themeFillShade="d9" w:val="clear"/>
            <w:vAlign w:val="center"/>
          </w:tcPr>
          <w:p>
            <w:pPr>
              <w:pStyle w:val="Normal"/>
              <w:spacing w:lineRule="auto" w:line="276" w:before="0" w:after="200"/>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Med.</w:t>
            </w:r>
          </w:p>
        </w:tc>
        <w:tc>
          <w:tcPr>
            <w:tcW w:w="912" w:type="dxa"/>
            <w:tcBorders/>
            <w:shd w:color="auto" w:fill="D9D9D9" w:themeFill="background1" w:themeFillShade="d9" w:val="clear"/>
            <w:vAlign w:val="center"/>
          </w:tcPr>
          <w:p>
            <w:pPr>
              <w:pStyle w:val="Normal"/>
              <w:spacing w:lineRule="auto" w:line="276" w:before="0" w:after="200"/>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Mean</w:t>
            </w:r>
          </w:p>
        </w:tc>
        <w:tc>
          <w:tcPr>
            <w:tcW w:w="914" w:type="dxa"/>
            <w:tcBorders/>
            <w:shd w:color="auto" w:fill="D9D9D9" w:themeFill="background1" w:themeFillShade="d9" w:val="clear"/>
            <w:vAlign w:val="center"/>
          </w:tcPr>
          <w:p>
            <w:pPr>
              <w:pStyle w:val="Normal"/>
              <w:spacing w:lineRule="auto" w:line="276" w:before="0" w:after="200"/>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Q3</w:t>
            </w:r>
          </w:p>
        </w:tc>
        <w:tc>
          <w:tcPr>
            <w:tcW w:w="912" w:type="dxa"/>
            <w:tcBorders/>
            <w:shd w:color="auto" w:fill="D9D9D9" w:themeFill="background1" w:themeFillShade="d9" w:val="clear"/>
            <w:vAlign w:val="center"/>
          </w:tcPr>
          <w:p>
            <w:pPr>
              <w:pStyle w:val="Normal"/>
              <w:spacing w:lineRule="auto" w:line="276" w:before="0" w:after="200"/>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Max.</w:t>
            </w:r>
          </w:p>
        </w:tc>
        <w:tc>
          <w:tcPr>
            <w:tcW w:w="912" w:type="dxa"/>
            <w:tcBorders/>
            <w:shd w:color="auto" w:fill="D9D9D9" w:themeFill="background1" w:themeFillShade="d9" w:val="clear"/>
            <w:vAlign w:val="center"/>
          </w:tcPr>
          <w:p>
            <w:pPr>
              <w:pStyle w:val="Normal"/>
              <w:spacing w:lineRule="auto" w:line="276" w:before="0" w:after="200"/>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SD</w:t>
            </w:r>
          </w:p>
        </w:tc>
      </w:tr>
      <w:tr>
        <w:trPr>
          <w:trHeight w:val="300" w:hRule="atLeast"/>
        </w:trPr>
        <w:tc>
          <w:tcPr>
            <w:tcW w:w="3055" w:type="dxa"/>
            <w:tcBorders/>
            <w:shd w:color="auto" w:fill="F2F2F2" w:themeFill="background1" w:themeFillShade="f2" w:val="clear"/>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age</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c>
          <w:tcPr>
            <w:tcW w:w="91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32</w:t>
            </w:r>
          </w:p>
        </w:tc>
        <w:tc>
          <w:tcPr>
            <w:tcW w:w="91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41</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41.91</w:t>
            </w:r>
          </w:p>
        </w:tc>
        <w:tc>
          <w:tcPr>
            <w:tcW w:w="914"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53</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79</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25.89</w:t>
            </w:r>
          </w:p>
        </w:tc>
      </w:tr>
      <w:tr>
        <w:trPr>
          <w:trHeight w:val="300" w:hRule="atLeast"/>
        </w:trPr>
        <w:tc>
          <w:tcPr>
            <w:tcW w:w="3055" w:type="dxa"/>
            <w:tcBorders/>
            <w:shd w:color="auto" w:fill="F2F2F2" w:themeFill="background1" w:themeFillShade="f2" w:val="clear"/>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days_drink_per_week</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c>
          <w:tcPr>
            <w:tcW w:w="91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c>
          <w:tcPr>
            <w:tcW w:w="91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2</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2.84</w:t>
            </w:r>
          </w:p>
        </w:tc>
        <w:tc>
          <w:tcPr>
            <w:tcW w:w="914"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6</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7</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2.97</w:t>
            </w:r>
          </w:p>
        </w:tc>
      </w:tr>
      <w:tr>
        <w:trPr>
          <w:trHeight w:val="300" w:hRule="atLeast"/>
        </w:trPr>
        <w:tc>
          <w:tcPr>
            <w:tcW w:w="3055" w:type="dxa"/>
            <w:tcBorders/>
            <w:shd w:color="auto" w:fill="F2F2F2" w:themeFill="background1" w:themeFillShade="f2" w:val="clear"/>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days_cannabis_per_week</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c>
          <w:tcPr>
            <w:tcW w:w="91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c>
          <w:tcPr>
            <w:tcW w:w="91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0.49</w:t>
            </w:r>
          </w:p>
        </w:tc>
        <w:tc>
          <w:tcPr>
            <w:tcW w:w="914"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7</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2.82</w:t>
            </w:r>
          </w:p>
        </w:tc>
      </w:tr>
      <w:tr>
        <w:trPr>
          <w:trHeight w:val="300" w:hRule="atLeast"/>
        </w:trPr>
        <w:tc>
          <w:tcPr>
            <w:tcW w:w="3055" w:type="dxa"/>
            <w:tcBorders/>
            <w:shd w:color="auto" w:fill="F2F2F2" w:themeFill="background1" w:themeFillShade="f2" w:val="clear"/>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other_drugs_per_week</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c>
          <w:tcPr>
            <w:tcW w:w="91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c>
          <w:tcPr>
            <w:tcW w:w="91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1.73</w:t>
            </w:r>
          </w:p>
        </w:tc>
        <w:tc>
          <w:tcPr>
            <w:tcW w:w="914"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3</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7</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2.76</w:t>
            </w:r>
          </w:p>
        </w:tc>
      </w:tr>
      <w:tr>
        <w:trPr>
          <w:trHeight w:val="300" w:hRule="atLeast"/>
        </w:trPr>
        <w:tc>
          <w:tcPr>
            <w:tcW w:w="3055" w:type="dxa"/>
            <w:tcBorders/>
            <w:shd w:color="auto" w:fill="F2F2F2" w:themeFill="background1" w:themeFillShade="f2" w:val="clear"/>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gambling_per_week</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c>
          <w:tcPr>
            <w:tcW w:w="91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c>
          <w:tcPr>
            <w:tcW w:w="91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0.1</w:t>
            </w:r>
          </w:p>
        </w:tc>
        <w:tc>
          <w:tcPr>
            <w:tcW w:w="914"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7</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2.85</w:t>
            </w:r>
          </w:p>
        </w:tc>
      </w:tr>
      <w:tr>
        <w:trPr>
          <w:trHeight w:val="300" w:hRule="atLeast"/>
        </w:trPr>
        <w:tc>
          <w:tcPr>
            <w:tcW w:w="3055" w:type="dxa"/>
            <w:tcBorders/>
            <w:shd w:color="auto" w:fill="F2F2F2" w:themeFill="background1" w:themeFillShade="f2" w:val="clear"/>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nicotine_per_week</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c>
          <w:tcPr>
            <w:tcW w:w="91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c>
          <w:tcPr>
            <w:tcW w:w="91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1.58</w:t>
            </w:r>
          </w:p>
        </w:tc>
        <w:tc>
          <w:tcPr>
            <w:tcW w:w="914"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7</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2.8</w:t>
            </w:r>
          </w:p>
        </w:tc>
      </w:tr>
      <w:tr>
        <w:trPr>
          <w:trHeight w:val="300" w:hRule="atLeast"/>
        </w:trPr>
        <w:tc>
          <w:tcPr>
            <w:tcW w:w="3055" w:type="dxa"/>
            <w:tcBorders/>
            <w:shd w:color="auto" w:fill="F2F2F2" w:themeFill="background1" w:themeFillShade="f2" w:val="clear"/>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bothered_by_mental_health</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0</w:t>
            </w:r>
          </w:p>
        </w:tc>
        <w:tc>
          <w:tcPr>
            <w:tcW w:w="91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3</w:t>
            </w:r>
          </w:p>
        </w:tc>
        <w:tc>
          <w:tcPr>
            <w:tcW w:w="913"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7</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5.8</w:t>
            </w:r>
          </w:p>
        </w:tc>
        <w:tc>
          <w:tcPr>
            <w:tcW w:w="914"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9</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10</w:t>
            </w:r>
          </w:p>
        </w:tc>
        <w:tc>
          <w:tcPr>
            <w:tcW w:w="912" w:type="dxa"/>
            <w:tcBorders/>
          </w:tcPr>
          <w:p>
            <w:pPr>
              <w:pStyle w:val="Normal"/>
              <w:spacing w:lineRule="auto" w:line="276" w:before="0" w:after="200"/>
              <w:rPr>
                <w:rFonts w:ascii="Times New Roman" w:hAnsi="Times New Roman" w:eastAsia="Times New Roman" w:cs="Times New Roman"/>
                <w:sz w:val="20"/>
                <w:szCs w:val="20"/>
              </w:rPr>
            </w:pPr>
            <w:r>
              <w:rPr>
                <w:rFonts w:eastAsia="Times New Roman" w:cs="Times New Roman" w:ascii="Times New Roman" w:hAnsi="Times New Roman"/>
                <w:sz w:val="20"/>
                <w:szCs w:val="20"/>
              </w:rPr>
              <w:t>3.76</w:t>
            </w:r>
          </w:p>
        </w:tc>
      </w:tr>
    </w:tbl>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Additionally, there are several Boolean variables the team identified as being potentially relevant for answering the business question. Although the original dataset did not characterize these variables as Boolean, the team modified their variable classes to accurately reflect their types. While the first factor is gender (descriptive of the user), the remaining variables relate to the engagement with and usage of the SPARx platform. The bar plot in </w:t>
      </w:r>
      <w:r>
        <w:rPr>
          <w:rFonts w:eastAsia="Times New Roman" w:cs="Times New Roman" w:ascii="Times New Roman" w:hAnsi="Times New Roman"/>
          <w:sz w:val="20"/>
          <w:szCs w:val="20"/>
        </w:rPr>
        <w:fldChar w:fldCharType="begin"/>
      </w:r>
      <w:r>
        <w:rPr>
          <w:sz w:val="20"/>
          <w:szCs w:val="20"/>
          <w:rFonts w:eastAsia="Times New Roman" w:cs="Times New Roman" w:ascii="Times New Roman" w:hAnsi="Times New Roman"/>
        </w:rPr>
        <w:instrText> REF _Ref96277672 \h </w:instrText>
      </w:r>
      <w:r>
        <w:rPr>
          <w:sz w:val="20"/>
          <w:szCs w:val="20"/>
          <w:rFonts w:eastAsia="Times New Roman" w:cs="Times New Roman" w:ascii="Times New Roman" w:hAnsi="Times New Roman"/>
        </w:rPr>
        <w:fldChar w:fldCharType="separate"/>
      </w:r>
      <w:r>
        <w:rPr>
          <w:sz w:val="20"/>
          <w:szCs w:val="20"/>
          <w:rFonts w:eastAsia="Times New Roman" w:cs="Times New Roman" w:ascii="Times New Roman" w:hAnsi="Times New Roman"/>
        </w:rPr>
        <w:t>Error: Reference source not found</w:t>
      </w:r>
      <w:r>
        <w:rPr>
          <w:sz w:val="20"/>
          <w:szCs w:val="20"/>
          <w:rFonts w:eastAsia="Times New Roman" w:cs="Times New Roman" w:ascii="Times New Roman" w:hAnsi="Times New Roman"/>
        </w:rPr>
        <w:fldChar w:fldCharType="end"/>
      </w:r>
      <w:r>
        <w:rPr>
          <w:rFonts w:eastAsia="Times New Roman" w:cs="Times New Roman" w:ascii="Times New Roman" w:hAnsi="Times New Roman"/>
          <w:sz w:val="20"/>
          <w:szCs w:val="20"/>
        </w:rPr>
        <w:t xml:space="preserve"> captures these factors in terms of their relative percentage of the total number of instances:</w:t>
      </w:r>
    </w:p>
    <w:p>
      <w:pPr>
        <w:pStyle w:val="Normal"/>
        <w:rPr>
          <w:rFonts w:ascii="Times New Roman" w:hAnsi="Times New Roman" w:eastAsia="Times New Roman" w:cs="Times New Roman"/>
          <w:sz w:val="20"/>
          <w:szCs w:val="20"/>
        </w:rPr>
      </w:pPr>
      <w:r>
        <w:rPr/>
        <w:drawing>
          <wp:inline distT="0" distB="0" distL="0" distR="0">
            <wp:extent cx="5943600" cy="3962400"/>
            <wp:effectExtent l="0" t="0" r="0" b="0"/>
            <wp:docPr id="2" name="Picture 20752431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075243184" descr="Timeline&#10;&#10;Description automatically generated"/>
                    <pic:cNvPicPr>
                      <a:picLocks noChangeAspect="1" noChangeArrowheads="1"/>
                    </pic:cNvPicPr>
                  </pic:nvPicPr>
                  <pic:blipFill>
                    <a:blip r:embed="rId5"/>
                    <a:stretch>
                      <a:fillRect/>
                    </a:stretch>
                  </pic:blipFill>
                  <pic:spPr bwMode="auto">
                    <a:xfrm>
                      <a:off x="0" y="0"/>
                      <a:ext cx="5943600" cy="3962400"/>
                    </a:xfrm>
                    <a:prstGeom prst="rect">
                      <a:avLst/>
                    </a:prstGeom>
                  </pic:spPr>
                </pic:pic>
              </a:graphicData>
            </a:graphic>
          </wp:inline>
        </w:drawing>
      </w:r>
    </w:p>
    <w:p>
      <w:pPr>
        <w:pStyle w:val="Normal"/>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rPr>
        <w:fldChar w:fldCharType="begin"/>
      </w:r>
      <w:r>
        <w:rPr>
          <w:sz w:val="20"/>
          <w:szCs w:val="20"/>
          <w:rFonts w:eastAsia="Times New Roman" w:cs="Times New Roman" w:ascii="Times New Roman" w:hAnsi="Times New Roman"/>
        </w:rPr>
        <w:instrText> SEQ Figure \* ARABIC </w:instrText>
      </w:r>
      <w:r>
        <w:rPr>
          <w:sz w:val="20"/>
          <w:szCs w:val="20"/>
          <w:rFonts w:eastAsia="Times New Roman" w:cs="Times New Roman" w:ascii="Times New Roman" w:hAnsi="Times New Roman"/>
        </w:rPr>
        <w:fldChar w:fldCharType="separate"/>
      </w:r>
      <w:r>
        <w:rPr>
          <w:sz w:val="20"/>
          <w:szCs w:val="20"/>
          <w:rFonts w:eastAsia="Times New Roman" w:cs="Times New Roman" w:ascii="Times New Roman" w:hAnsi="Times New Roman"/>
        </w:rPr>
        <w:t>2</w:t>
      </w:r>
      <w:r>
        <w:rPr>
          <w:sz w:val="20"/>
          <w:szCs w:val="20"/>
          <w:rFonts w:eastAsia="Times New Roman" w:cs="Times New Roman" w:ascii="Times New Roman" w:hAnsi="Times New Roman"/>
        </w:rPr>
        <w:fldChar w:fldCharType="end"/>
      </w:r>
      <w:r>
        <w:rPr>
          <w:rFonts w:eastAsia="Times New Roman" w:cs="Times New Roman" w:ascii="Times New Roman" w:hAnsi="Times New Roman"/>
          <w:i/>
          <w:iCs/>
          <w:sz w:val="20"/>
          <w:szCs w:val="20"/>
        </w:rPr>
        <w:t>: Bar Plot of Boolean Variables and % of "True" Values</w:t>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t>The above bar plot provides some interesting initial observations into the refined data subset. It appears that roughly two-thirds of the platform users are female, with a population consisting of 292 females and 140 males. 68 instances of gender were removed due to NULL or “other” values (specifically, 67 NULL and 1 “other”). Most users completed an intake assessment (~88%), and just over two-thirds of users reported having completed at least one daily assessment. While 65% of users started the first lesson, a much smaller number of participants completed lesson in its entirety. Just about 15% of platform users successfully completed of the first module. Throughout this research, the team will look to identify which factors contributed to longer platform engagement to ensure that users continue to monitor their treatment process with the SPARx platform.</w:t>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t>For correlations between values, we decided to focus on the numeric values of the intake assessment. Based on the values, there were no outstanding unexpected correlations negatively or positively. 2 correlations of interest, however, were nicotine_per_week and cigarettes_per_day both positively correlated with sex_issues_per_week and other_drugs_per_week. Based on that correlation, we could make the assumption that those who have sex issues and other drug use tend to also have a reliance on nicotine. The full correlation matrix can be seen in figure 4 below, however, a more easily readable document called CorrelationMatrix.xlsx has been attached for reference.</w:t>
      </w:r>
    </w:p>
    <w:p>
      <w:pPr>
        <w:pStyle w:val="Normal"/>
        <w:rPr>
          <w:rFonts w:ascii="Times New Roman" w:hAnsi="Times New Roman" w:eastAsia="Times New Roman" w:cs="Times New Roman"/>
          <w:sz w:val="20"/>
          <w:szCs w:val="20"/>
        </w:rPr>
      </w:pPr>
      <w:commentRangeStart w:id="16"/>
      <w:r>
        <w:rPr/>
        <w:drawing>
          <wp:inline distT="0" distB="0" distL="0" distR="0">
            <wp:extent cx="5282565" cy="3174365"/>
            <wp:effectExtent l="0" t="0" r="0" b="0"/>
            <wp:docPr id="3"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4" descr="Graphical user interface&#10;&#10;Description automatically generated"/>
                    <pic:cNvPicPr>
                      <a:picLocks noChangeAspect="1" noChangeArrowheads="1"/>
                    </pic:cNvPicPr>
                  </pic:nvPicPr>
                  <pic:blipFill>
                    <a:blip r:embed="rId6"/>
                    <a:stretch>
                      <a:fillRect/>
                    </a:stretch>
                  </pic:blipFill>
                  <pic:spPr bwMode="auto">
                    <a:xfrm>
                      <a:off x="0" y="0"/>
                      <a:ext cx="5282565" cy="3174365"/>
                    </a:xfrm>
                    <a:prstGeom prst="rect">
                      <a:avLst/>
                    </a:prstGeom>
                  </pic:spPr>
                </pic:pic>
              </a:graphicData>
            </a:graphic>
          </wp:inline>
        </w:drawing>
      </w:r>
      <w:commentRangeEnd w:id="16"/>
      <w:r>
        <w:commentReference w:id="16"/>
      </w:r>
      <w:r>
        <w:rPr/>
      </w:r>
    </w:p>
    <w:p>
      <w:pPr>
        <w:pStyle w:val="Normal"/>
        <w:rPr>
          <w:rFonts w:ascii="Times New Roman" w:hAnsi="Times New Roman" w:eastAsia="Times New Roman" w:cs="Times New Roman"/>
          <w:sz w:val="20"/>
          <w:szCs w:val="20"/>
        </w:rPr>
      </w:pPr>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rPr>
        <w:fldChar w:fldCharType="begin"/>
      </w:r>
      <w:r>
        <w:rPr>
          <w:sz w:val="20"/>
          <w:szCs w:val="20"/>
          <w:rFonts w:eastAsia="Times New Roman" w:cs="Times New Roman" w:ascii="Times New Roman" w:hAnsi="Times New Roman"/>
        </w:rPr>
        <w:instrText> SEQ Figure \* ARABIC </w:instrText>
      </w:r>
      <w:r>
        <w:rPr>
          <w:sz w:val="20"/>
          <w:szCs w:val="20"/>
          <w:rFonts w:eastAsia="Times New Roman" w:cs="Times New Roman" w:ascii="Times New Roman" w:hAnsi="Times New Roman"/>
        </w:rPr>
        <w:fldChar w:fldCharType="separate"/>
      </w:r>
      <w:r>
        <w:rPr>
          <w:sz w:val="20"/>
          <w:szCs w:val="20"/>
          <w:rFonts w:eastAsia="Times New Roman" w:cs="Times New Roman" w:ascii="Times New Roman" w:hAnsi="Times New Roman"/>
        </w:rPr>
        <w:t>3</w:t>
      </w:r>
      <w:r>
        <w:rPr>
          <w:sz w:val="20"/>
          <w:szCs w:val="20"/>
          <w:rFonts w:eastAsia="Times New Roman" w:cs="Times New Roman" w:ascii="Times New Roman" w:hAnsi="Times New Roman"/>
        </w:rPr>
        <w:fldChar w:fldCharType="end"/>
      </w:r>
      <w:r>
        <w:rPr>
          <w:rFonts w:eastAsia="Times New Roman" w:cs="Times New Roman" w:ascii="Times New Roman" w:hAnsi="Times New Roman"/>
          <w:i/>
          <w:iCs/>
          <w:sz w:val="20"/>
          <w:szCs w:val="20"/>
        </w:rPr>
        <w:t>: Correlation Matrix of intake_assessment</w:t>
      </w:r>
    </w:p>
    <w:p>
      <w:pPr>
        <w:pStyle w:val="Normal"/>
        <w:rPr>
          <w:i/>
          <w:i/>
          <w:iCs/>
        </w:rPr>
      </w:pPr>
      <w:r>
        <w:rPr>
          <w:rFonts w:eastAsia="Times New Roman" w:cs="Times New Roman" w:ascii="Times New Roman" w:hAnsi="Times New Roman"/>
          <w:b/>
          <w:bCs/>
          <w:i/>
          <w:iCs/>
          <w:smallCaps/>
          <w:sz w:val="20"/>
          <w:szCs w:val="20"/>
        </w:rPr>
        <w:t>2.3. Missing Values</w:t>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To visualize missing values in the data, any NULL instances were converted to NA values and plotted. The tables sds_user_activations and intake_assessment contain the variables selected for analysis, and the number of present and missing values for all variables in these tables is captured in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REF _Ref96277908 \h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Error: Reference source not found</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sz w:val="20"/>
          <w:szCs w:val="20"/>
        </w:rPr>
        <w:t xml:space="preserve"> below. We can see that many of these fields contain missing data and that some fields are missing data in the majority of instances.</w:t>
        <w:br/>
      </w:r>
    </w:p>
    <w:p>
      <w:pPr>
        <w:pStyle w:val="Normal"/>
        <w:rPr>
          <w:rFonts w:ascii="Times New Roman" w:hAnsi="Times New Roman" w:eastAsia="Times New Roman" w:cs="Times New Roman"/>
          <w:sz w:val="20"/>
          <w:szCs w:val="20"/>
        </w:rPr>
      </w:pPr>
      <w:r>
        <w:rPr/>
        <w:drawing>
          <wp:inline distT="0" distB="0" distL="0" distR="0">
            <wp:extent cx="6035040" cy="5683250"/>
            <wp:effectExtent l="0" t="0" r="0" b="0"/>
            <wp:docPr id="4" name="Picture 470966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70966464" descr=""/>
                    <pic:cNvPicPr>
                      <a:picLocks noChangeAspect="1" noChangeArrowheads="1"/>
                    </pic:cNvPicPr>
                  </pic:nvPicPr>
                  <pic:blipFill>
                    <a:blip r:embed="rId7"/>
                    <a:stretch>
                      <a:fillRect/>
                    </a:stretch>
                  </pic:blipFill>
                  <pic:spPr bwMode="auto">
                    <a:xfrm>
                      <a:off x="0" y="0"/>
                      <a:ext cx="6035040" cy="5683250"/>
                    </a:xfrm>
                    <a:prstGeom prst="rect">
                      <a:avLst/>
                    </a:prstGeom>
                  </pic:spPr>
                </pic:pic>
              </a:graphicData>
            </a:graphic>
          </wp:inline>
        </w:drawing>
      </w:r>
    </w:p>
    <w:p>
      <w:pPr>
        <w:pStyle w:val="Normal"/>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4</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i/>
          <w:iCs/>
          <w:sz w:val="20"/>
          <w:szCs w:val="20"/>
        </w:rPr>
        <w:t>: Bar Plot of Missing Values in sds_user_activations by Variable and Row</w:t>
      </w:r>
    </w:p>
    <w:p>
      <w:pPr>
        <w:pStyle w:val="Normal"/>
        <w:rPr>
          <w:rFonts w:ascii="Times New Roman" w:hAnsi="Times New Roman" w:eastAsia="Times New Roman" w:cs="Times New Roman"/>
          <w:sz w:val="20"/>
          <w:szCs w:val="20"/>
        </w:rPr>
      </w:pPr>
      <w:r>
        <w:rPr/>
        <w:drawing>
          <wp:inline distT="0" distB="0" distL="0" distR="0">
            <wp:extent cx="6035040" cy="5683250"/>
            <wp:effectExtent l="0" t="0" r="0" b="0"/>
            <wp:docPr id="5" name="Picture 13808797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80879708" descr=""/>
                    <pic:cNvPicPr>
                      <a:picLocks noChangeAspect="1" noChangeArrowheads="1"/>
                    </pic:cNvPicPr>
                  </pic:nvPicPr>
                  <pic:blipFill>
                    <a:blip r:embed="rId8"/>
                    <a:stretch>
                      <a:fillRect/>
                    </a:stretch>
                  </pic:blipFill>
                  <pic:spPr bwMode="auto">
                    <a:xfrm>
                      <a:off x="0" y="0"/>
                      <a:ext cx="6035040" cy="5683250"/>
                    </a:xfrm>
                    <a:prstGeom prst="rect">
                      <a:avLst/>
                    </a:prstGeom>
                  </pic:spPr>
                </pic:pic>
              </a:graphicData>
            </a:graphic>
          </wp:inline>
        </w:drawing>
      </w:r>
    </w:p>
    <w:p>
      <w:pPr>
        <w:pStyle w:val="Normal"/>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5</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i/>
          <w:iCs/>
          <w:sz w:val="20"/>
          <w:szCs w:val="20"/>
        </w:rPr>
        <w:t>: Bar Plot of Missing Values in intake_assessment by Variable and Row</w:t>
      </w:r>
    </w:p>
    <w:p>
      <w:pPr>
        <w:pStyle w:val="Normal"/>
        <w:rPr>
          <w:i/>
          <w:i/>
          <w:iCs/>
        </w:rPr>
      </w:pPr>
      <w:r>
        <w:rPr>
          <w:rFonts w:eastAsia="Times New Roman" w:cs="Times New Roman" w:ascii="Times New Roman" w:hAnsi="Times New Roman"/>
          <w:b/>
          <w:bCs/>
          <w:i/>
          <w:iCs/>
          <w:smallCaps/>
          <w:sz w:val="20"/>
          <w:szCs w:val="20"/>
        </w:rPr>
        <w:t>2.4. Data Issues</w:t>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The following list captures the data issues identified throughout the initial phases of this research. Additionally, potential solutions are listed below each issue and will be modified accordingly as solutions are implemented in future deliverables: </w:t>
      </w:r>
    </w:p>
    <w:p>
      <w:pPr>
        <w:pStyle w:val="Normal"/>
        <w:numPr>
          <w:ilvl w:val="0"/>
          <w:numId w:val="1"/>
        </w:numPr>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Boolean variables listed as “NA” instead of 0 </w:t>
      </w:r>
    </w:p>
    <w:p>
      <w:pPr>
        <w:pStyle w:val="Normal"/>
        <w:numPr>
          <w:ilvl w:val="1"/>
          <w:numId w:val="1"/>
        </w:numPr>
        <w:rPr>
          <w:rFonts w:ascii="Times New Roman" w:hAnsi="Times New Roman" w:eastAsia="Times New Roman" w:cs="Times New Roman"/>
          <w:sz w:val="20"/>
          <w:szCs w:val="20"/>
        </w:rPr>
      </w:pPr>
      <w:r>
        <w:rPr>
          <w:rFonts w:eastAsia="Times New Roman" w:cs="Times New Roman" w:ascii="Times New Roman" w:hAnsi="Times New Roman"/>
          <w:sz w:val="20"/>
          <w:szCs w:val="20"/>
        </w:rPr>
        <w:t>To address this issue, the team with utilize R’s is.na() function on all boolean variables and set all instances where is.na() is TRUE to 0. This should resolve this data issue.</w:t>
      </w:r>
    </w:p>
    <w:p>
      <w:pPr>
        <w:pStyle w:val="Normal"/>
        <w:numPr>
          <w:ilvl w:val="0"/>
          <w:numId w:val="1"/>
        </w:numPr>
        <w:rPr>
          <w:rFonts w:ascii="Times New Roman" w:hAnsi="Times New Roman" w:eastAsia="Times New Roman" w:cs="Times New Roman"/>
          <w:sz w:val="20"/>
          <w:szCs w:val="20"/>
        </w:rPr>
      </w:pPr>
      <w:r>
        <w:rPr>
          <w:rFonts w:eastAsia="Times New Roman" w:cs="Times New Roman" w:ascii="Times New Roman" w:hAnsi="Times New Roman"/>
          <w:sz w:val="20"/>
          <w:szCs w:val="20"/>
        </w:rPr>
        <w:t>Boolean data is inconsistently recorded</w:t>
      </w:r>
    </w:p>
    <w:p>
      <w:pPr>
        <w:pStyle w:val="Normal"/>
        <w:numPr>
          <w:ilvl w:val="1"/>
          <w:numId w:val="1"/>
        </w:numPr>
        <w:rPr>
          <w:rFonts w:ascii="Times New Roman" w:hAnsi="Times New Roman" w:eastAsia="Times New Roman" w:cs="Times New Roman"/>
          <w:sz w:val="20"/>
          <w:szCs w:val="20"/>
        </w:rPr>
      </w:pPr>
      <w:r>
        <w:rPr>
          <w:rFonts w:eastAsia="Times New Roman" w:cs="Times New Roman" w:ascii="Times New Roman" w:hAnsi="Times New Roman"/>
          <w:sz w:val="20"/>
          <w:szCs w:val="20"/>
        </w:rPr>
        <w:t>For example, the first_time field has “TRUE” and “FALSE” values in the intake_assessment table, whereas the bought_hero attribute in the sds_user_activations tables contains either a “1” or “NULL”. The team will need to standardize these values in the data.</w:t>
      </w:r>
    </w:p>
    <w:p>
      <w:pPr>
        <w:pStyle w:val="Normal"/>
        <w:numPr>
          <w:ilvl w:val="0"/>
          <w:numId w:val="1"/>
        </w:numPr>
        <w:rPr>
          <w:rFonts w:ascii="Times New Roman" w:hAnsi="Times New Roman" w:eastAsia="Times New Roman" w:cs="Times New Roman"/>
          <w:sz w:val="20"/>
          <w:szCs w:val="20"/>
        </w:rPr>
      </w:pPr>
      <w:r>
        <w:rPr>
          <w:rFonts w:eastAsia="Times New Roman" w:cs="Times New Roman" w:ascii="Times New Roman" w:hAnsi="Times New Roman"/>
          <w:sz w:val="20"/>
          <w:szCs w:val="20"/>
        </w:rPr>
        <w:t>NULL values prevalent in data</w:t>
      </w:r>
    </w:p>
    <w:p>
      <w:pPr>
        <w:pStyle w:val="Normal"/>
        <w:numPr>
          <w:ilvl w:val="1"/>
          <w:numId w:val="1"/>
        </w:numPr>
        <w:rPr>
          <w:rFonts w:ascii="Times New Roman" w:hAnsi="Times New Roman" w:eastAsia="Times New Roman" w:cs="Times New Roman"/>
          <w:sz w:val="20"/>
          <w:szCs w:val="20"/>
        </w:rPr>
      </w:pPr>
      <w:r>
        <w:rPr>
          <w:rFonts w:eastAsia="Times New Roman" w:cs="Times New Roman" w:ascii="Times New Roman" w:hAnsi="Times New Roman"/>
          <w:sz w:val="20"/>
          <w:szCs w:val="20"/>
        </w:rPr>
        <w:t>NULL values are represented in inconsistent ways in the character variables. For example, the mental_health_issues field has four different representations of NULL, including “NULL”, “{NULL}”, “{}”, and “”. The team will need to implement a consistent pattern for representing NULL values across all variables.</w:t>
      </w:r>
    </w:p>
    <w:p>
      <w:pPr>
        <w:pStyle w:val="Normal"/>
        <w:numPr>
          <w:ilvl w:val="1"/>
          <w:numId w:val="1"/>
        </w:numPr>
        <w:rPr>
          <w:rFonts w:ascii="Times New Roman" w:hAnsi="Times New Roman" w:eastAsia="Times New Roman" w:cs="Times New Roman"/>
          <w:sz w:val="20"/>
          <w:szCs w:val="20"/>
        </w:rPr>
      </w:pPr>
      <w:r>
        <w:rPr>
          <w:rFonts w:eastAsia="Times New Roman" w:cs="Times New Roman" w:ascii="Times New Roman" w:hAnsi="Times New Roman"/>
          <w:sz w:val="20"/>
          <w:szCs w:val="20"/>
        </w:rPr>
        <w:t>NULL values are represented as “NULL” character values in columns that should only contain integers. For example, the fields bought_hero and upload_worksheet demonstrate this issue, while others including wol and daily_assessment do not. The team will need to implement a consistent solution for representing NULLs across all integer fields.</w:t>
      </w:r>
    </w:p>
    <w:p>
      <w:pPr>
        <w:pStyle w:val="Normal"/>
        <w:numPr>
          <w:ilvl w:val="0"/>
          <w:numId w:val="1"/>
        </w:numPr>
        <w:rPr>
          <w:rFonts w:ascii="Times New Roman" w:hAnsi="Times New Roman" w:eastAsia="Times New Roman" w:cs="Times New Roman"/>
          <w:sz w:val="20"/>
          <w:szCs w:val="20"/>
        </w:rPr>
      </w:pPr>
      <w:r>
        <w:rPr>
          <w:rFonts w:eastAsia="Times New Roman" w:cs="Times New Roman" w:ascii="Times New Roman" w:hAnsi="Times New Roman"/>
          <w:sz w:val="20"/>
          <w:szCs w:val="20"/>
        </w:rPr>
        <w:t>Outlier values in data (i.e., age has values of 0, etc.)</w:t>
      </w:r>
    </w:p>
    <w:p>
      <w:pPr>
        <w:pStyle w:val="Normal"/>
        <w:numPr>
          <w:ilvl w:val="1"/>
          <w:numId w:val="1"/>
        </w:numPr>
        <w:rPr>
          <w:rFonts w:ascii="Times New Roman" w:hAnsi="Times New Roman" w:eastAsia="Times New Roman" w:cs="Times New Roman"/>
          <w:sz w:val="20"/>
          <w:szCs w:val="20"/>
        </w:rPr>
      </w:pPr>
      <w:r>
        <w:rPr>
          <w:rFonts w:eastAsia="Times New Roman" w:cs="Times New Roman" w:ascii="Times New Roman" w:hAnsi="Times New Roman"/>
          <w:sz w:val="20"/>
          <w:szCs w:val="20"/>
        </w:rPr>
        <w:t>Outliers will be addressed on a case-by-case basis, with potential systematic solutions resulting from outlier detection methods.</w:t>
      </w:r>
    </w:p>
    <w:p>
      <w:pPr>
        <w:pStyle w:val="Normal"/>
        <w:numPr>
          <w:ilvl w:val="0"/>
          <w:numId w:val="1"/>
        </w:numPr>
        <w:rPr>
          <w:rFonts w:ascii="Times New Roman" w:hAnsi="Times New Roman" w:eastAsia="Times New Roman" w:cs="Times New Roman"/>
          <w:sz w:val="20"/>
          <w:szCs w:val="20"/>
        </w:rPr>
      </w:pPr>
      <w:r>
        <w:rPr>
          <w:rFonts w:eastAsia="Times New Roman" w:cs="Times New Roman" w:ascii="Times New Roman" w:hAnsi="Times New Roman"/>
          <w:sz w:val="20"/>
          <w:szCs w:val="20"/>
        </w:rPr>
        <w:t>Some of the tables have entries for user_id (1629, 1630, and 1631) that do not exist in sds_user_activations, which should contain all users. The team will need to decide whether to omit this data entirely or create dummy user_id values.</w:t>
      </w:r>
    </w:p>
    <w:p>
      <w:pPr>
        <w:pStyle w:val="Normal"/>
        <w:numPr>
          <w:ilvl w:val="0"/>
          <w:numId w:val="1"/>
        </w:numPr>
        <w:rPr>
          <w:rFonts w:ascii="Times New Roman" w:hAnsi="Times New Roman" w:eastAsia="Times New Roman" w:cs="Times New Roman"/>
          <w:sz w:val="20"/>
          <w:szCs w:val="20"/>
        </w:rPr>
      </w:pPr>
      <w:r>
        <w:rPr>
          <w:rFonts w:eastAsia="Times New Roman" w:cs="Times New Roman" w:ascii="Times New Roman" w:hAnsi="Times New Roman"/>
          <w:sz w:val="20"/>
          <w:szCs w:val="20"/>
        </w:rPr>
        <w:t>The intake_assessment table contains more than one response in some cases for specific users. After clarification from our collaborators, we now understand that this is intended within the data, as intake assessments are supposed to occur monthly for each user.</w:t>
      </w:r>
    </w:p>
    <w:p>
      <w:pPr>
        <w:pStyle w:val="Normal"/>
        <w:numPr>
          <w:ilvl w:val="0"/>
          <w:numId w:val="1"/>
        </w:numPr>
        <w:rPr>
          <w:rFonts w:ascii="Times New Roman" w:hAnsi="Times New Roman" w:eastAsia="Times New Roman" w:cs="Times New Roman"/>
          <w:sz w:val="20"/>
          <w:szCs w:val="20"/>
        </w:rPr>
      </w:pPr>
      <w:r>
        <w:rPr>
          <w:rFonts w:eastAsia="Times New Roman" w:cs="Times New Roman" w:ascii="Times New Roman" w:hAnsi="Times New Roman"/>
          <w:sz w:val="20"/>
          <w:szCs w:val="20"/>
        </w:rPr>
        <w:t>sds_intake_question_options was provided as a table with enum descriptions that give information about what the data in the tables refer to. These will need to be mapped to the corresponding data fields in the intake_assessment table.</w:t>
      </w:r>
    </w:p>
    <w:p>
      <w:pPr>
        <w:pStyle w:val="Normal"/>
        <w:rPr>
          <w:i/>
          <w:i/>
          <w:iCs/>
        </w:rPr>
      </w:pPr>
      <w:r>
        <w:rPr>
          <w:rFonts w:eastAsia="Times New Roman" w:cs="Times New Roman" w:ascii="Times New Roman" w:hAnsi="Times New Roman"/>
          <w:b/>
          <w:bCs/>
          <w:i/>
          <w:iCs/>
          <w:smallCaps/>
          <w:sz w:val="20"/>
          <w:szCs w:val="20"/>
        </w:rPr>
        <w:t>2.5. Methodology and Model Building</w:t>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t>To address the previously mentioned data issues in Deliverable 3, the team has taken the following actions to ensure the issues are mitigated using data cleansing techniques in both SQL and R.</w:t>
      </w:r>
      <w:bookmarkStart w:id="2" w:name="_Hlk100875032"/>
      <w:bookmarkEnd w:id="2"/>
    </w:p>
    <w:p>
      <w:pPr>
        <w:pStyle w:val="Normal"/>
        <w:numPr>
          <w:ilvl w:val="0"/>
          <w:numId w:val="2"/>
        </w:numPr>
        <w:rPr>
          <w:rFonts w:ascii="Times New Roman" w:hAnsi="Times New Roman" w:eastAsia="Times New Roman" w:cs="Times New Roman"/>
          <w:sz w:val="20"/>
          <w:szCs w:val="20"/>
        </w:rPr>
      </w:pPr>
      <w:r>
        <w:rPr>
          <w:rFonts w:eastAsia="Times New Roman" w:cs="Times New Roman" w:ascii="Times New Roman" w:hAnsi="Times New Roman"/>
          <w:sz w:val="20"/>
          <w:szCs w:val="20"/>
        </w:rPr>
        <w:t>NA values in Boolean variables were set to zeroes.</w:t>
      </w:r>
    </w:p>
    <w:p>
      <w:pPr>
        <w:pStyle w:val="Normal"/>
        <w:numPr>
          <w:ilvl w:val="0"/>
          <w:numId w:val="2"/>
        </w:numPr>
        <w:rPr>
          <w:rFonts w:ascii="Times New Roman" w:hAnsi="Times New Roman" w:eastAsia="Times New Roman" w:cs="Times New Roman"/>
          <w:sz w:val="20"/>
          <w:szCs w:val="20"/>
        </w:rPr>
      </w:pPr>
      <w:r>
        <w:rPr>
          <w:rFonts w:eastAsia="Times New Roman" w:cs="Times New Roman" w:ascii="Times New Roman" w:hAnsi="Times New Roman"/>
          <w:sz w:val="20"/>
          <w:szCs w:val="20"/>
        </w:rPr>
        <w:t>TRUE/FALSE values were converted to dummy/binary values for consistency with Boolean variables within the IGTND platform.</w:t>
      </w:r>
    </w:p>
    <w:p>
      <w:pPr>
        <w:pStyle w:val="Normal"/>
        <w:numPr>
          <w:ilvl w:val="0"/>
          <w:numId w:val="2"/>
        </w:numPr>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NULL values across the tables were inconsistent based on the IGTND platform’s front-end usage, therefore the team </w:t>
      </w:r>
      <w:commentRangeStart w:id="17"/>
      <w:r>
        <w:rPr>
          <w:rFonts w:eastAsia="Times New Roman" w:cs="Times New Roman" w:ascii="Times New Roman" w:hAnsi="Times New Roman"/>
          <w:sz w:val="20"/>
          <w:szCs w:val="20"/>
        </w:rPr>
        <w:t xml:space="preserve">normalized the NULL </w:t>
      </w:r>
      <w:r>
        <w:rPr>
          <w:rFonts w:eastAsia="Times New Roman" w:cs="Times New Roman" w:ascii="Times New Roman" w:hAnsi="Times New Roman"/>
          <w:sz w:val="20"/>
          <w:szCs w:val="20"/>
        </w:rPr>
      </w:r>
      <w:commentRangeEnd w:id="17"/>
      <w:r>
        <w:commentReference w:id="17"/>
      </w:r>
      <w:r>
        <w:rPr>
          <w:rFonts w:eastAsia="Times New Roman" w:cs="Times New Roman" w:ascii="Times New Roman" w:hAnsi="Times New Roman"/>
          <w:sz w:val="20"/>
          <w:szCs w:val="20"/>
        </w:rPr>
        <w:t>values irrespective of the data type.</w:t>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r>
      <w:r>
        <w:br w:type="page"/>
      </w:r>
    </w:p>
    <w:tbl>
      <w:tblPr>
        <w:tblStyle w:val="TableGrid"/>
        <w:tblW w:w="4140" w:type="dxa"/>
        <w:jc w:val="left"/>
        <w:tblInd w:w="0" w:type="dxa"/>
        <w:tblCellMar>
          <w:top w:w="0" w:type="dxa"/>
          <w:left w:w="108" w:type="dxa"/>
          <w:bottom w:w="0" w:type="dxa"/>
          <w:right w:w="108" w:type="dxa"/>
        </w:tblCellMar>
        <w:tblLook w:val="06a0" w:noHBand="1" w:noVBand="1" w:firstColumn="1" w:lastRow="0" w:lastColumn="0" w:firstRow="1"/>
      </w:tblPr>
      <w:tblGrid>
        <w:gridCol w:w="2310"/>
        <w:gridCol w:w="1019"/>
        <w:gridCol w:w="811"/>
      </w:tblGrid>
      <w:tr>
        <w:trPr>
          <w:trHeight w:val="315" w:hRule="atLeast"/>
        </w:trPr>
        <w:tc>
          <w:tcPr>
            <w:tcW w:w="4140" w:type="dxa"/>
            <w:gridSpan w:val="3"/>
            <w:tcBorders/>
            <w:shd w:color="auto" w:fill="A6A6A6" w:themeFill="background1" w:themeFillShade="a6" w:val="clear"/>
            <w:vAlign w:val="bottom"/>
          </w:tcPr>
          <w:p>
            <w:pPr>
              <w:pStyle w:val="Normal"/>
              <w:pageBreakBefore/>
              <w:spacing w:lineRule="auto" w:line="240" w:before="0" w:after="0"/>
              <w:jc w:val="center"/>
              <w:rPr>
                <w:rFonts w:ascii="Times New Roman" w:hAnsi="Times New Roman" w:cs="Times New Roman" w:asciiTheme="majorBidi" w:cstheme="majorBidi" w:hAnsiTheme="majorBidi"/>
                <w:b/>
                <w:b/>
                <w:bCs/>
                <w:color w:val="000000" w:themeColor="text1"/>
                <w:sz w:val="20"/>
                <w:szCs w:val="20"/>
              </w:rPr>
            </w:pPr>
            <w:r>
              <w:rPr>
                <w:rFonts w:cs="Times New Roman" w:ascii="Times New Roman" w:hAnsi="Times New Roman" w:asciiTheme="majorBidi" w:cstheme="majorBidi" w:hAnsiTheme="majorBidi"/>
                <w:b/>
                <w:bCs/>
                <w:color w:val="000000" w:themeColor="text1"/>
                <w:sz w:val="20"/>
                <w:szCs w:val="20"/>
              </w:rPr>
              <w:t>SDS_USER_ACTIVATION</w:t>
            </w:r>
          </w:p>
          <w:p>
            <w:pPr>
              <w:pStyle w:val="Normal"/>
              <w:spacing w:lineRule="auto" w:line="240" w:before="0" w:after="0"/>
              <w:jc w:val="center"/>
              <w:rPr>
                <w:rFonts w:ascii="Times New Roman" w:hAnsi="Times New Roman" w:eastAsia="Calibri" w:cs="Times New Roman" w:asciiTheme="majorBidi" w:cstheme="majorBidi" w:hAnsiTheme="majorBidi"/>
                <w:color w:val="000000" w:themeColor="text1"/>
                <w:sz w:val="20"/>
                <w:szCs w:val="20"/>
              </w:rPr>
            </w:pPr>
            <w:r>
              <w:rPr>
                <w:rFonts w:cs="Times New Roman" w:ascii="Times New Roman" w:hAnsi="Times New Roman" w:asciiTheme="majorBidi" w:cstheme="majorBidi" w:hAnsiTheme="majorBidi"/>
                <w:b/>
                <w:bCs/>
                <w:color w:val="000000" w:themeColor="text1"/>
                <w:sz w:val="20"/>
                <w:szCs w:val="20"/>
              </w:rPr>
              <w:t>(Pre- Boolean conversion)</w:t>
            </w:r>
          </w:p>
        </w:tc>
      </w:tr>
      <w:tr>
        <w:trPr>
          <w:trHeight w:val="315" w:hRule="atLeast"/>
        </w:trPr>
        <w:tc>
          <w:tcPr>
            <w:tcW w:w="2310" w:type="dxa"/>
            <w:tcBorders/>
            <w:shd w:color="auto" w:fill="A6A6A6" w:themeFill="background1" w:themeFillShade="a6" w:val="clear"/>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Column</w:t>
            </w:r>
          </w:p>
        </w:tc>
        <w:tc>
          <w:tcPr>
            <w:tcW w:w="1019" w:type="dxa"/>
            <w:tcBorders/>
            <w:shd w:color="auto" w:fill="A6A6A6" w:themeFill="background1" w:themeFillShade="a6" w:val="clear"/>
            <w:vAlign w:val="bottom"/>
          </w:tcPr>
          <w:p>
            <w:pPr>
              <w:pStyle w:val="Normal"/>
              <w:spacing w:lineRule="auto" w:line="240" w:before="0" w:after="0"/>
              <w:rPr>
                <w:rFonts w:ascii="Times New Roman" w:hAnsi="Times New Roman" w:eastAsia="Calibri" w:cs="Times New Roman" w:asciiTheme="majorBidi" w:cstheme="majorBidi" w:hAnsiTheme="majorBidi"/>
                <w:color w:val="000000" w:themeColor="text1"/>
                <w:sz w:val="20"/>
                <w:szCs w:val="20"/>
              </w:rPr>
            </w:pPr>
            <w:r>
              <w:rPr>
                <w:rFonts w:eastAsia="Calibri" w:cs="Times New Roman" w:ascii="Times New Roman" w:hAnsi="Times New Roman" w:asciiTheme="majorBidi" w:cstheme="majorBidi" w:hAnsiTheme="majorBidi"/>
                <w:color w:val="000000" w:themeColor="text1"/>
                <w:sz w:val="20"/>
                <w:szCs w:val="20"/>
              </w:rPr>
              <w:t>Column Value</w:t>
            </w:r>
          </w:p>
        </w:tc>
        <w:tc>
          <w:tcPr>
            <w:tcW w:w="811" w:type="dxa"/>
            <w:tcBorders/>
            <w:shd w:color="auto" w:fill="A6A6A6" w:themeFill="background1" w:themeFillShade="a6" w:val="clear"/>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Count</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bought_hero</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201</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bought_hero</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NULL</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299</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completed_lesson</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NULL</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273</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completed_lesson</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227</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created_community_acct</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170</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created_community_acct</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NULL</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330</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daily_assessment</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NULL</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179</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daily_assessment</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321</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finished_module_1</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75</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finished_module_1</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NULL</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425</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intake</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NULL</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61</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intake</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439</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rated_lesson_1</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182</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rated_lesson_1</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NULL</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318</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started_lesson</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NULL</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173</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started_lesson</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327</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upload_worksheet</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197</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upload_worksheet</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NULL</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303</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welcome_video</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157</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welcome_video</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NULL</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343</w:t>
            </w:r>
          </w:p>
        </w:tc>
      </w:tr>
    </w:tbl>
    <w:p>
      <w:pPr>
        <w:pStyle w:val="NormalWeb"/>
        <w:shd w:val="clear" w:color="auto" w:fill="FFFFFF" w:themeFill="background1"/>
        <w:spacing w:before="180" w:after="180"/>
        <w:rPr>
          <w:rFonts w:ascii="Times New Roman" w:hAnsi="Times New Roman" w:cs="Times New Roman" w:asciiTheme="majorBidi" w:cstheme="majorBidi" w:hAnsiTheme="majorBidi"/>
          <w:sz w:val="20"/>
          <w:szCs w:val="20"/>
        </w:rPr>
      </w:pPr>
      <w:r>
        <w:rPr>
          <w:rFonts w:cs="Times New Roman" w:cstheme="majorBidi"/>
          <w:sz w:val="20"/>
          <w:szCs w:val="20"/>
        </w:rPr>
      </w:r>
    </w:p>
    <w:tbl>
      <w:tblPr>
        <w:tblStyle w:val="TableGrid"/>
        <w:tblW w:w="4140" w:type="dxa"/>
        <w:jc w:val="left"/>
        <w:tblInd w:w="0" w:type="dxa"/>
        <w:tblCellMar>
          <w:top w:w="0" w:type="dxa"/>
          <w:left w:w="108" w:type="dxa"/>
          <w:bottom w:w="0" w:type="dxa"/>
          <w:right w:w="108" w:type="dxa"/>
        </w:tblCellMar>
        <w:tblLook w:val="06a0" w:noHBand="1" w:noVBand="1" w:firstColumn="1" w:lastRow="0" w:lastColumn="0" w:firstRow="1"/>
      </w:tblPr>
      <w:tblGrid>
        <w:gridCol w:w="2310"/>
        <w:gridCol w:w="1019"/>
        <w:gridCol w:w="811"/>
      </w:tblGrid>
      <w:tr>
        <w:trPr>
          <w:trHeight w:val="315" w:hRule="atLeast"/>
        </w:trPr>
        <w:tc>
          <w:tcPr>
            <w:tcW w:w="4140" w:type="dxa"/>
            <w:gridSpan w:val="3"/>
            <w:tcBorders/>
            <w:shd w:color="auto" w:fill="A6A6A6" w:themeFill="background1" w:themeFillShade="a6" w:val="clear"/>
            <w:vAlign w:val="bottom"/>
          </w:tcPr>
          <w:p>
            <w:pPr>
              <w:pStyle w:val="Normal"/>
              <w:spacing w:lineRule="auto" w:line="240" w:before="0" w:after="0"/>
              <w:jc w:val="center"/>
              <w:rPr>
                <w:rFonts w:ascii="Times New Roman" w:hAnsi="Times New Roman" w:cs="Times New Roman" w:asciiTheme="majorBidi" w:cstheme="majorBidi" w:hAnsiTheme="majorBidi"/>
                <w:b/>
                <w:b/>
                <w:bCs/>
                <w:color w:val="000000" w:themeColor="text1"/>
                <w:sz w:val="20"/>
                <w:szCs w:val="20"/>
              </w:rPr>
            </w:pPr>
            <w:r>
              <w:rPr>
                <w:rFonts w:cs="Times New Roman" w:ascii="Times New Roman" w:hAnsi="Times New Roman" w:asciiTheme="majorBidi" w:cstheme="majorBidi" w:hAnsiTheme="majorBidi"/>
                <w:b/>
                <w:bCs/>
                <w:color w:val="000000" w:themeColor="text1"/>
                <w:sz w:val="20"/>
                <w:szCs w:val="20"/>
              </w:rPr>
              <w:t>INTAKE_ASSESSMENT</w:t>
            </w:r>
          </w:p>
          <w:p>
            <w:pPr>
              <w:pStyle w:val="Normal"/>
              <w:spacing w:lineRule="auto" w:line="240" w:before="0" w:after="0"/>
              <w:jc w:val="center"/>
              <w:rPr>
                <w:rFonts w:ascii="Times New Roman" w:hAnsi="Times New Roman" w:eastAsia="Calibri" w:cs="Times New Roman" w:asciiTheme="majorBidi" w:cstheme="majorBidi" w:hAnsiTheme="majorBidi"/>
                <w:color w:val="000000" w:themeColor="text1"/>
                <w:sz w:val="20"/>
                <w:szCs w:val="20"/>
              </w:rPr>
            </w:pPr>
            <w:r>
              <w:rPr>
                <w:rFonts w:cs="Times New Roman" w:ascii="Times New Roman" w:hAnsi="Times New Roman" w:asciiTheme="majorBidi" w:cstheme="majorBidi" w:hAnsiTheme="majorBidi"/>
                <w:b/>
                <w:bCs/>
                <w:color w:val="000000" w:themeColor="text1"/>
                <w:sz w:val="20"/>
                <w:szCs w:val="20"/>
              </w:rPr>
              <w:t>(Pre-Boolean conversion)</w:t>
            </w:r>
          </w:p>
        </w:tc>
      </w:tr>
      <w:tr>
        <w:trPr>
          <w:trHeight w:val="315" w:hRule="atLeast"/>
        </w:trPr>
        <w:tc>
          <w:tcPr>
            <w:tcW w:w="2310" w:type="dxa"/>
            <w:tcBorders/>
            <w:shd w:color="auto" w:fill="A6A6A6" w:themeFill="background1" w:themeFillShade="a6" w:val="clear"/>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Column</w:t>
            </w:r>
          </w:p>
        </w:tc>
        <w:tc>
          <w:tcPr>
            <w:tcW w:w="1019" w:type="dxa"/>
            <w:tcBorders/>
            <w:shd w:color="auto" w:fill="A6A6A6" w:themeFill="background1" w:themeFillShade="a6" w:val="clear"/>
            <w:vAlign w:val="bottom"/>
          </w:tcPr>
          <w:p>
            <w:pPr>
              <w:pStyle w:val="Normal"/>
              <w:spacing w:lineRule="auto" w:line="240" w:before="0" w:after="0"/>
              <w:rPr>
                <w:rFonts w:ascii="Times New Roman" w:hAnsi="Times New Roman" w:eastAsia="Calibri" w:cs="Times New Roman" w:asciiTheme="majorBidi" w:cstheme="majorBidi" w:hAnsiTheme="majorBidi"/>
                <w:color w:val="000000" w:themeColor="text1"/>
                <w:sz w:val="20"/>
                <w:szCs w:val="20"/>
              </w:rPr>
            </w:pPr>
            <w:r>
              <w:rPr>
                <w:rFonts w:eastAsia="Calibri" w:cs="Times New Roman" w:ascii="Times New Roman" w:hAnsi="Times New Roman" w:asciiTheme="majorBidi" w:cstheme="majorBidi" w:hAnsiTheme="majorBidi"/>
                <w:color w:val="000000" w:themeColor="text1"/>
                <w:sz w:val="20"/>
                <w:szCs w:val="20"/>
              </w:rPr>
              <w:t>Column Value</w:t>
            </w:r>
          </w:p>
        </w:tc>
        <w:tc>
          <w:tcPr>
            <w:tcW w:w="811" w:type="dxa"/>
            <w:tcBorders/>
            <w:shd w:color="auto" w:fill="A6A6A6" w:themeFill="background1" w:themeFillShade="a6" w:val="clear"/>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Count</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First_Time</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TRUE</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551</w:t>
            </w:r>
          </w:p>
        </w:tc>
      </w:tr>
      <w:tr>
        <w:trPr>
          <w:trHeight w:val="315" w:hRule="atLeast"/>
        </w:trPr>
        <w:tc>
          <w:tcPr>
            <w:tcW w:w="2310" w:type="dxa"/>
            <w:tcBorders/>
            <w:vAlign w:val="bottom"/>
          </w:tcPr>
          <w:p>
            <w:pPr>
              <w:pStyle w:val="Normal"/>
              <w:spacing w:lineRule="auto" w:line="240" w:before="0" w:after="0"/>
              <w:rPr>
                <w:rFonts w:ascii="Times New Roman" w:hAnsi="Times New Roman" w:eastAsia="Calibri" w:cs="Times New Roman" w:asciiTheme="majorBidi" w:cstheme="majorBidi" w:hAnsiTheme="majorBidi"/>
                <w:color w:val="000000" w:themeColor="text1"/>
                <w:sz w:val="20"/>
                <w:szCs w:val="20"/>
              </w:rPr>
            </w:pPr>
            <w:r>
              <w:rPr>
                <w:rFonts w:eastAsia="Calibri" w:cs="Times New Roman" w:ascii="Times New Roman" w:hAnsi="Times New Roman" w:asciiTheme="majorBidi" w:cstheme="majorBidi" w:hAnsiTheme="majorBidi"/>
                <w:color w:val="000000" w:themeColor="text1"/>
                <w:sz w:val="20"/>
                <w:szCs w:val="20"/>
              </w:rPr>
              <w:t>First_Time</w:t>
            </w:r>
          </w:p>
        </w:tc>
        <w:tc>
          <w:tcPr>
            <w:tcW w:w="1019" w:type="dxa"/>
            <w:tcBorders/>
            <w:vAlign w:val="bottom"/>
          </w:tcPr>
          <w:p>
            <w:pPr>
              <w:pStyle w:val="Normal"/>
              <w:spacing w:lineRule="auto" w:line="240" w:before="0" w:after="0"/>
              <w:rPr>
                <w:rFonts w:ascii="Times New Roman" w:hAnsi="Times New Roman" w:eastAsia="Calibri" w:cs="Times New Roman" w:asciiTheme="majorBidi" w:cstheme="majorBidi" w:hAnsiTheme="majorBidi"/>
                <w:color w:val="000000" w:themeColor="text1"/>
                <w:sz w:val="20"/>
                <w:szCs w:val="20"/>
              </w:rPr>
            </w:pPr>
            <w:r>
              <w:rPr>
                <w:rFonts w:eastAsia="Calibri" w:cs="Times New Roman" w:ascii="Times New Roman" w:hAnsi="Times New Roman" w:asciiTheme="majorBidi" w:cstheme="majorBidi" w:hAnsiTheme="majorBidi"/>
                <w:color w:val="000000" w:themeColor="text1"/>
                <w:sz w:val="20"/>
                <w:szCs w:val="20"/>
              </w:rPr>
              <w:t>NULL</w:t>
            </w:r>
          </w:p>
        </w:tc>
        <w:tc>
          <w:tcPr>
            <w:tcW w:w="811" w:type="dxa"/>
            <w:tcBorders/>
            <w:vAlign w:val="bottom"/>
          </w:tcPr>
          <w:p>
            <w:pPr>
              <w:pStyle w:val="Normal"/>
              <w:spacing w:lineRule="auto" w:line="240" w:before="0" w:after="0"/>
              <w:rPr>
                <w:rFonts w:ascii="Times New Roman" w:hAnsi="Times New Roman" w:eastAsia="Calibri" w:cs="Times New Roman" w:asciiTheme="majorBidi" w:cstheme="majorBidi" w:hAnsiTheme="majorBidi"/>
                <w:color w:val="000000" w:themeColor="text1"/>
                <w:sz w:val="20"/>
                <w:szCs w:val="20"/>
              </w:rPr>
            </w:pPr>
            <w:r>
              <w:rPr>
                <w:rFonts w:eastAsia="Calibri" w:cs="Times New Roman" w:ascii="Times New Roman" w:hAnsi="Times New Roman" w:asciiTheme="majorBidi" w:cstheme="majorBidi" w:hAnsiTheme="majorBidi"/>
                <w:color w:val="000000" w:themeColor="text1"/>
                <w:sz w:val="20"/>
                <w:szCs w:val="20"/>
              </w:rPr>
              <w:t>93</w:t>
            </w:r>
          </w:p>
        </w:tc>
      </w:tr>
      <w:tr>
        <w:trPr>
          <w:trHeight w:val="315" w:hRule="atLeast"/>
        </w:trPr>
        <w:tc>
          <w:tcPr>
            <w:tcW w:w="2310" w:type="dxa"/>
            <w:tcBorders/>
            <w:vAlign w:val="bottom"/>
          </w:tcPr>
          <w:p>
            <w:pPr>
              <w:pStyle w:val="Normal"/>
              <w:spacing w:lineRule="auto" w:line="240" w:before="0" w:after="0"/>
              <w:rPr>
                <w:rFonts w:ascii="Times New Roman" w:hAnsi="Times New Roman" w:eastAsia="Calibri" w:cs="Times New Roman" w:asciiTheme="majorBidi" w:cstheme="majorBidi" w:hAnsiTheme="majorBidi"/>
                <w:color w:val="000000" w:themeColor="text1"/>
                <w:sz w:val="20"/>
                <w:szCs w:val="20"/>
              </w:rPr>
            </w:pPr>
            <w:r>
              <w:rPr>
                <w:rFonts w:eastAsia="Calibri" w:cs="Times New Roman" w:ascii="Times New Roman" w:hAnsi="Times New Roman" w:asciiTheme="majorBidi" w:cstheme="majorBidi" w:hAnsiTheme="majorBidi"/>
                <w:color w:val="000000" w:themeColor="text1"/>
                <w:sz w:val="20"/>
                <w:szCs w:val="20"/>
              </w:rPr>
              <w:t>First_Time</w:t>
            </w:r>
          </w:p>
        </w:tc>
        <w:tc>
          <w:tcPr>
            <w:tcW w:w="1019" w:type="dxa"/>
            <w:tcBorders/>
            <w:vAlign w:val="bottom"/>
          </w:tcPr>
          <w:p>
            <w:pPr>
              <w:pStyle w:val="Normal"/>
              <w:spacing w:lineRule="auto" w:line="240" w:before="0" w:after="0"/>
              <w:rPr>
                <w:rFonts w:ascii="Times New Roman" w:hAnsi="Times New Roman" w:eastAsia="Calibri" w:cs="Times New Roman" w:asciiTheme="majorBidi" w:cstheme="majorBidi" w:hAnsiTheme="majorBidi"/>
                <w:color w:val="000000" w:themeColor="text1"/>
                <w:sz w:val="20"/>
                <w:szCs w:val="20"/>
              </w:rPr>
            </w:pPr>
            <w:r>
              <w:rPr>
                <w:rFonts w:eastAsia="Calibri" w:cs="Times New Roman" w:ascii="Times New Roman" w:hAnsi="Times New Roman" w:asciiTheme="majorBidi" w:cstheme="majorBidi" w:hAnsiTheme="majorBidi"/>
                <w:color w:val="000000" w:themeColor="text1"/>
                <w:sz w:val="20"/>
                <w:szCs w:val="20"/>
              </w:rPr>
              <w:t>FALSE</w:t>
            </w:r>
          </w:p>
        </w:tc>
        <w:tc>
          <w:tcPr>
            <w:tcW w:w="811" w:type="dxa"/>
            <w:tcBorders/>
            <w:vAlign w:val="bottom"/>
          </w:tcPr>
          <w:p>
            <w:pPr>
              <w:pStyle w:val="Normal"/>
              <w:spacing w:lineRule="auto" w:line="240" w:before="0" w:after="0"/>
              <w:rPr>
                <w:rFonts w:ascii="Times New Roman" w:hAnsi="Times New Roman" w:eastAsia="Calibri" w:cs="Times New Roman" w:asciiTheme="majorBidi" w:cstheme="majorBidi" w:hAnsiTheme="majorBidi"/>
                <w:color w:val="000000" w:themeColor="text1"/>
                <w:sz w:val="20"/>
                <w:szCs w:val="20"/>
              </w:rPr>
            </w:pPr>
            <w:r>
              <w:rPr>
                <w:rFonts w:eastAsia="Calibri" w:cs="Times New Roman" w:ascii="Times New Roman" w:hAnsi="Times New Roman" w:asciiTheme="majorBidi" w:cstheme="majorBidi" w:hAnsiTheme="majorBidi"/>
                <w:color w:val="000000" w:themeColor="text1"/>
                <w:sz w:val="20"/>
                <w:szCs w:val="20"/>
              </w:rPr>
              <w:t>141</w:t>
            </w:r>
          </w:p>
        </w:tc>
      </w:tr>
    </w:tbl>
    <w:p>
      <w:pPr>
        <w:pStyle w:val="NormalWeb"/>
        <w:shd w:val="clear" w:color="auto" w:fill="FFFFFF" w:themeFill="background1"/>
        <w:spacing w:before="180" w:after="180"/>
        <w:rPr>
          <w:rFonts w:ascii="Times New Roman" w:hAnsi="Times New Roman" w:cs="Times New Roman" w:asciiTheme="majorBidi" w:cstheme="majorBidi" w:hAnsiTheme="majorBidi"/>
          <w:sz w:val="20"/>
          <w:szCs w:val="20"/>
        </w:rPr>
      </w:pPr>
      <w:r>
        <w:rPr>
          <w:rFonts w:cs="Times New Roman" w:cstheme="majorBidi"/>
          <w:sz w:val="20"/>
          <w:szCs w:val="20"/>
        </w:rPr>
      </w:r>
    </w:p>
    <w:tbl>
      <w:tblPr>
        <w:tblStyle w:val="TableGrid"/>
        <w:tblW w:w="4140" w:type="dxa"/>
        <w:jc w:val="left"/>
        <w:tblInd w:w="0" w:type="dxa"/>
        <w:tblCellMar>
          <w:top w:w="0" w:type="dxa"/>
          <w:left w:w="108" w:type="dxa"/>
          <w:bottom w:w="0" w:type="dxa"/>
          <w:right w:w="108" w:type="dxa"/>
        </w:tblCellMar>
        <w:tblLook w:val="06a0" w:noHBand="1" w:noVBand="1" w:firstColumn="1" w:lastRow="0" w:lastColumn="0" w:firstRow="1"/>
      </w:tblPr>
      <w:tblGrid>
        <w:gridCol w:w="2264"/>
        <w:gridCol w:w="1005"/>
        <w:gridCol w:w="871"/>
      </w:tblGrid>
      <w:tr>
        <w:trPr>
          <w:trHeight w:val="300" w:hRule="atLeast"/>
        </w:trPr>
        <w:tc>
          <w:tcPr>
            <w:tcW w:w="4140" w:type="dxa"/>
            <w:gridSpan w:val="3"/>
            <w:tcBorders/>
            <w:shd w:color="auto" w:fill="808080" w:themeFill="background1" w:themeFillShade="80" w:val="clear"/>
            <w:vAlign w:val="bottom"/>
          </w:tcPr>
          <w:p>
            <w:pPr>
              <w:pStyle w:val="Normal"/>
              <w:spacing w:lineRule="auto" w:line="240" w:before="0" w:after="0"/>
              <w:jc w:val="center"/>
              <w:rPr>
                <w:rFonts w:ascii="Times New Roman" w:hAnsi="Times New Roman" w:cs="Times New Roman" w:asciiTheme="majorBidi" w:cstheme="majorBidi" w:hAnsiTheme="majorBidi"/>
                <w:b/>
                <w:b/>
                <w:bCs/>
                <w:color w:val="000000" w:themeColor="text1"/>
                <w:sz w:val="20"/>
                <w:szCs w:val="20"/>
              </w:rPr>
            </w:pPr>
            <w:r>
              <w:rPr>
                <w:rFonts w:cs="Times New Roman" w:ascii="Times New Roman" w:hAnsi="Times New Roman" w:asciiTheme="majorBidi" w:cstheme="majorBidi" w:hAnsiTheme="majorBidi"/>
                <w:b/>
                <w:bCs/>
                <w:color w:val="000000" w:themeColor="text1"/>
                <w:sz w:val="20"/>
                <w:szCs w:val="20"/>
              </w:rPr>
              <w:t xml:space="preserve">SDS_USER_ACTIVATION </w:t>
            </w:r>
          </w:p>
          <w:p>
            <w:pPr>
              <w:pStyle w:val="Normal"/>
              <w:spacing w:lineRule="auto" w:line="240" w:before="0" w:after="0"/>
              <w:jc w:val="center"/>
              <w:rPr>
                <w:rFonts w:ascii="Times New Roman" w:hAnsi="Times New Roman" w:cs="Times New Roman" w:asciiTheme="majorBidi" w:cstheme="majorBidi" w:hAnsiTheme="majorBidi"/>
                <w:b/>
                <w:b/>
                <w:bCs/>
                <w:color w:val="000000" w:themeColor="text1"/>
                <w:sz w:val="20"/>
                <w:szCs w:val="20"/>
              </w:rPr>
            </w:pPr>
            <w:r>
              <w:rPr>
                <w:rFonts w:cs="Times New Roman" w:ascii="Times New Roman" w:hAnsi="Times New Roman" w:asciiTheme="majorBidi" w:cstheme="majorBidi" w:hAnsiTheme="majorBidi"/>
                <w:b/>
                <w:bCs/>
                <w:color w:val="000000" w:themeColor="text1"/>
                <w:sz w:val="20"/>
                <w:szCs w:val="20"/>
              </w:rPr>
              <w:t>(Post Boolean conversion)</w:t>
            </w:r>
          </w:p>
        </w:tc>
      </w:tr>
      <w:tr>
        <w:trPr>
          <w:trHeight w:val="300" w:hRule="atLeast"/>
        </w:trPr>
        <w:tc>
          <w:tcPr>
            <w:tcW w:w="2264" w:type="dxa"/>
            <w:tcBorders/>
            <w:shd w:color="auto" w:fill="A6A6A6" w:themeFill="background1" w:themeFillShade="a6" w:val="clear"/>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Column</w:t>
            </w:r>
          </w:p>
        </w:tc>
        <w:tc>
          <w:tcPr>
            <w:tcW w:w="1005" w:type="dxa"/>
            <w:tcBorders/>
            <w:shd w:color="auto" w:fill="A6A6A6" w:themeFill="background1" w:themeFillShade="a6" w:val="clear"/>
            <w:vAlign w:val="bottom"/>
          </w:tcPr>
          <w:p>
            <w:pPr>
              <w:pStyle w:val="Normal"/>
              <w:spacing w:lineRule="auto" w:line="240" w:before="0" w:after="0"/>
              <w:rPr>
                <w:rFonts w:ascii="Times New Roman" w:hAnsi="Times New Roman" w:eastAsia="Calibri" w:cs="Times New Roman" w:asciiTheme="majorBidi" w:cstheme="majorBidi" w:hAnsiTheme="majorBidi"/>
                <w:color w:val="000000" w:themeColor="text1"/>
                <w:sz w:val="20"/>
                <w:szCs w:val="20"/>
              </w:rPr>
            </w:pPr>
            <w:r>
              <w:rPr>
                <w:rFonts w:eastAsia="Calibri" w:cs="Times New Roman" w:ascii="Times New Roman" w:hAnsi="Times New Roman" w:asciiTheme="majorBidi" w:cstheme="majorBidi" w:hAnsiTheme="majorBidi"/>
                <w:color w:val="000000" w:themeColor="text1"/>
                <w:sz w:val="20"/>
                <w:szCs w:val="20"/>
              </w:rPr>
              <w:t>Column Value</w:t>
            </w:r>
          </w:p>
        </w:tc>
        <w:tc>
          <w:tcPr>
            <w:tcW w:w="871" w:type="dxa"/>
            <w:tcBorders/>
            <w:shd w:color="auto" w:fill="A6A6A6" w:themeFill="background1" w:themeFillShade="a6" w:val="clear"/>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Count</w:t>
            </w:r>
          </w:p>
        </w:tc>
      </w:tr>
      <w:tr>
        <w:trPr>
          <w:trHeight w:val="315" w:hRule="atLeast"/>
        </w:trPr>
        <w:tc>
          <w:tcPr>
            <w:tcW w:w="2264"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bought_hero</w:t>
            </w:r>
          </w:p>
        </w:tc>
        <w:tc>
          <w:tcPr>
            <w:tcW w:w="1005"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0</w:t>
            </w:r>
          </w:p>
        </w:tc>
        <w:tc>
          <w:tcPr>
            <w:tcW w:w="87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299</w:t>
            </w:r>
          </w:p>
        </w:tc>
      </w:tr>
      <w:tr>
        <w:trPr>
          <w:trHeight w:val="315" w:hRule="atLeast"/>
        </w:trPr>
        <w:tc>
          <w:tcPr>
            <w:tcW w:w="2264"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bought_hero</w:t>
            </w:r>
          </w:p>
        </w:tc>
        <w:tc>
          <w:tcPr>
            <w:tcW w:w="1005"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7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201</w:t>
            </w:r>
          </w:p>
        </w:tc>
      </w:tr>
      <w:tr>
        <w:trPr>
          <w:trHeight w:val="315" w:hRule="atLeast"/>
        </w:trPr>
        <w:tc>
          <w:tcPr>
            <w:tcW w:w="2264"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completed_lesson</w:t>
            </w:r>
          </w:p>
        </w:tc>
        <w:tc>
          <w:tcPr>
            <w:tcW w:w="1005"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0</w:t>
            </w:r>
          </w:p>
        </w:tc>
        <w:tc>
          <w:tcPr>
            <w:tcW w:w="87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273</w:t>
            </w:r>
          </w:p>
        </w:tc>
      </w:tr>
      <w:tr>
        <w:trPr>
          <w:trHeight w:val="315" w:hRule="atLeast"/>
        </w:trPr>
        <w:tc>
          <w:tcPr>
            <w:tcW w:w="2264"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completed_lesson</w:t>
            </w:r>
          </w:p>
        </w:tc>
        <w:tc>
          <w:tcPr>
            <w:tcW w:w="1005"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7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227</w:t>
            </w:r>
          </w:p>
        </w:tc>
      </w:tr>
      <w:tr>
        <w:trPr>
          <w:trHeight w:val="315" w:hRule="atLeast"/>
        </w:trPr>
        <w:tc>
          <w:tcPr>
            <w:tcW w:w="2264"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created_community_acct</w:t>
            </w:r>
          </w:p>
        </w:tc>
        <w:tc>
          <w:tcPr>
            <w:tcW w:w="1005"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0</w:t>
            </w:r>
          </w:p>
        </w:tc>
        <w:tc>
          <w:tcPr>
            <w:tcW w:w="87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330</w:t>
            </w:r>
          </w:p>
        </w:tc>
      </w:tr>
      <w:tr>
        <w:trPr>
          <w:trHeight w:val="315" w:hRule="atLeast"/>
        </w:trPr>
        <w:tc>
          <w:tcPr>
            <w:tcW w:w="2264"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created_community_acct</w:t>
            </w:r>
          </w:p>
        </w:tc>
        <w:tc>
          <w:tcPr>
            <w:tcW w:w="1005"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7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170</w:t>
            </w:r>
          </w:p>
        </w:tc>
      </w:tr>
      <w:tr>
        <w:trPr>
          <w:trHeight w:val="315" w:hRule="atLeast"/>
        </w:trPr>
        <w:tc>
          <w:tcPr>
            <w:tcW w:w="2264"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daily_assessment</w:t>
            </w:r>
          </w:p>
        </w:tc>
        <w:tc>
          <w:tcPr>
            <w:tcW w:w="1005"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0</w:t>
            </w:r>
          </w:p>
        </w:tc>
        <w:tc>
          <w:tcPr>
            <w:tcW w:w="87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179</w:t>
            </w:r>
          </w:p>
        </w:tc>
      </w:tr>
      <w:tr>
        <w:trPr>
          <w:trHeight w:val="315" w:hRule="atLeast"/>
        </w:trPr>
        <w:tc>
          <w:tcPr>
            <w:tcW w:w="2264"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daily_assessment</w:t>
            </w:r>
          </w:p>
        </w:tc>
        <w:tc>
          <w:tcPr>
            <w:tcW w:w="1005"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7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321</w:t>
            </w:r>
          </w:p>
        </w:tc>
      </w:tr>
      <w:tr>
        <w:trPr>
          <w:trHeight w:val="315" w:hRule="atLeast"/>
        </w:trPr>
        <w:tc>
          <w:tcPr>
            <w:tcW w:w="2264"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finished_module_1</w:t>
            </w:r>
          </w:p>
        </w:tc>
        <w:tc>
          <w:tcPr>
            <w:tcW w:w="1005"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0</w:t>
            </w:r>
          </w:p>
        </w:tc>
        <w:tc>
          <w:tcPr>
            <w:tcW w:w="87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425</w:t>
            </w:r>
          </w:p>
        </w:tc>
      </w:tr>
      <w:tr>
        <w:trPr>
          <w:trHeight w:val="315" w:hRule="atLeast"/>
        </w:trPr>
        <w:tc>
          <w:tcPr>
            <w:tcW w:w="2264"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finished_module_1</w:t>
            </w:r>
          </w:p>
        </w:tc>
        <w:tc>
          <w:tcPr>
            <w:tcW w:w="1005"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7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75</w:t>
            </w:r>
          </w:p>
        </w:tc>
      </w:tr>
      <w:tr>
        <w:trPr>
          <w:trHeight w:val="315" w:hRule="atLeast"/>
        </w:trPr>
        <w:tc>
          <w:tcPr>
            <w:tcW w:w="2264"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intake</w:t>
            </w:r>
          </w:p>
        </w:tc>
        <w:tc>
          <w:tcPr>
            <w:tcW w:w="1005"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0</w:t>
            </w:r>
          </w:p>
        </w:tc>
        <w:tc>
          <w:tcPr>
            <w:tcW w:w="87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61</w:t>
            </w:r>
          </w:p>
        </w:tc>
      </w:tr>
      <w:tr>
        <w:trPr>
          <w:trHeight w:val="315" w:hRule="atLeast"/>
        </w:trPr>
        <w:tc>
          <w:tcPr>
            <w:tcW w:w="2264"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intake</w:t>
            </w:r>
          </w:p>
        </w:tc>
        <w:tc>
          <w:tcPr>
            <w:tcW w:w="1005"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7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439</w:t>
            </w:r>
          </w:p>
        </w:tc>
      </w:tr>
      <w:tr>
        <w:trPr>
          <w:trHeight w:val="315" w:hRule="atLeast"/>
        </w:trPr>
        <w:tc>
          <w:tcPr>
            <w:tcW w:w="2264"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rated_lesson_1</w:t>
            </w:r>
          </w:p>
        </w:tc>
        <w:tc>
          <w:tcPr>
            <w:tcW w:w="1005"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0</w:t>
            </w:r>
          </w:p>
        </w:tc>
        <w:tc>
          <w:tcPr>
            <w:tcW w:w="87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318</w:t>
            </w:r>
          </w:p>
        </w:tc>
      </w:tr>
      <w:tr>
        <w:trPr>
          <w:trHeight w:val="315" w:hRule="atLeast"/>
        </w:trPr>
        <w:tc>
          <w:tcPr>
            <w:tcW w:w="2264"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rated_lesson_1</w:t>
            </w:r>
          </w:p>
        </w:tc>
        <w:tc>
          <w:tcPr>
            <w:tcW w:w="1005"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7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182</w:t>
            </w:r>
          </w:p>
        </w:tc>
      </w:tr>
      <w:tr>
        <w:trPr>
          <w:trHeight w:val="315" w:hRule="atLeast"/>
        </w:trPr>
        <w:tc>
          <w:tcPr>
            <w:tcW w:w="2264"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started_lesson</w:t>
            </w:r>
          </w:p>
        </w:tc>
        <w:tc>
          <w:tcPr>
            <w:tcW w:w="1005"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0</w:t>
            </w:r>
          </w:p>
        </w:tc>
        <w:tc>
          <w:tcPr>
            <w:tcW w:w="87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173</w:t>
            </w:r>
          </w:p>
        </w:tc>
      </w:tr>
      <w:tr>
        <w:trPr>
          <w:trHeight w:val="315" w:hRule="atLeast"/>
        </w:trPr>
        <w:tc>
          <w:tcPr>
            <w:tcW w:w="2264"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started_lesson</w:t>
            </w:r>
          </w:p>
        </w:tc>
        <w:tc>
          <w:tcPr>
            <w:tcW w:w="1005"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7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327</w:t>
            </w:r>
          </w:p>
        </w:tc>
      </w:tr>
      <w:tr>
        <w:trPr>
          <w:trHeight w:val="315" w:hRule="atLeast"/>
        </w:trPr>
        <w:tc>
          <w:tcPr>
            <w:tcW w:w="2264"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upload_worksheet</w:t>
            </w:r>
          </w:p>
        </w:tc>
        <w:tc>
          <w:tcPr>
            <w:tcW w:w="1005"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0</w:t>
            </w:r>
          </w:p>
        </w:tc>
        <w:tc>
          <w:tcPr>
            <w:tcW w:w="87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303</w:t>
            </w:r>
          </w:p>
        </w:tc>
      </w:tr>
      <w:tr>
        <w:trPr>
          <w:trHeight w:val="315" w:hRule="atLeast"/>
        </w:trPr>
        <w:tc>
          <w:tcPr>
            <w:tcW w:w="2264"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upload_worksheet</w:t>
            </w:r>
          </w:p>
        </w:tc>
        <w:tc>
          <w:tcPr>
            <w:tcW w:w="1005"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7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197</w:t>
            </w:r>
          </w:p>
        </w:tc>
      </w:tr>
      <w:tr>
        <w:trPr>
          <w:trHeight w:val="315" w:hRule="atLeast"/>
        </w:trPr>
        <w:tc>
          <w:tcPr>
            <w:tcW w:w="2264"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welcome_video</w:t>
            </w:r>
          </w:p>
        </w:tc>
        <w:tc>
          <w:tcPr>
            <w:tcW w:w="1005"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0</w:t>
            </w:r>
          </w:p>
        </w:tc>
        <w:tc>
          <w:tcPr>
            <w:tcW w:w="87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343</w:t>
            </w:r>
          </w:p>
        </w:tc>
      </w:tr>
      <w:tr>
        <w:trPr>
          <w:trHeight w:val="315" w:hRule="atLeast"/>
        </w:trPr>
        <w:tc>
          <w:tcPr>
            <w:tcW w:w="2264"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welcome_video</w:t>
            </w:r>
          </w:p>
        </w:tc>
        <w:tc>
          <w:tcPr>
            <w:tcW w:w="1005"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7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157</w:t>
            </w:r>
          </w:p>
        </w:tc>
      </w:tr>
    </w:tbl>
    <w:p>
      <w:pPr>
        <w:pStyle w:val="NormalWeb"/>
        <w:shd w:val="clear" w:color="auto" w:fill="FFFFFF" w:themeFill="background1"/>
        <w:spacing w:before="180" w:after="180"/>
        <w:rPr>
          <w:rFonts w:ascii="Times New Roman" w:hAnsi="Times New Roman" w:cs="Times New Roman" w:asciiTheme="majorBidi" w:cstheme="majorBidi" w:hAnsiTheme="majorBidi"/>
          <w:sz w:val="20"/>
          <w:szCs w:val="20"/>
        </w:rPr>
      </w:pPr>
      <w:r>
        <w:rPr>
          <w:rFonts w:cs="Times New Roman" w:cstheme="majorBidi"/>
          <w:sz w:val="20"/>
          <w:szCs w:val="20"/>
        </w:rPr>
      </w:r>
    </w:p>
    <w:tbl>
      <w:tblPr>
        <w:tblStyle w:val="TableGrid"/>
        <w:tblW w:w="4140" w:type="dxa"/>
        <w:jc w:val="left"/>
        <w:tblInd w:w="0" w:type="dxa"/>
        <w:tblCellMar>
          <w:top w:w="0" w:type="dxa"/>
          <w:left w:w="108" w:type="dxa"/>
          <w:bottom w:w="0" w:type="dxa"/>
          <w:right w:w="108" w:type="dxa"/>
        </w:tblCellMar>
        <w:tblLook w:val="06a0" w:noHBand="1" w:noVBand="1" w:firstColumn="1" w:lastRow="0" w:lastColumn="0" w:firstRow="1"/>
      </w:tblPr>
      <w:tblGrid>
        <w:gridCol w:w="2310"/>
        <w:gridCol w:w="1019"/>
        <w:gridCol w:w="811"/>
      </w:tblGrid>
      <w:tr>
        <w:trPr>
          <w:trHeight w:val="315" w:hRule="atLeast"/>
        </w:trPr>
        <w:tc>
          <w:tcPr>
            <w:tcW w:w="4140" w:type="dxa"/>
            <w:gridSpan w:val="3"/>
            <w:tcBorders/>
            <w:shd w:color="auto" w:fill="A6A6A6" w:themeFill="background1" w:themeFillShade="a6" w:val="clear"/>
            <w:vAlign w:val="bottom"/>
          </w:tcPr>
          <w:p>
            <w:pPr>
              <w:pStyle w:val="Normal"/>
              <w:spacing w:lineRule="auto" w:line="240" w:before="0" w:after="0"/>
              <w:jc w:val="center"/>
              <w:rPr>
                <w:rFonts w:ascii="Times New Roman" w:hAnsi="Times New Roman" w:cs="Times New Roman" w:asciiTheme="majorBidi" w:cstheme="majorBidi" w:hAnsiTheme="majorBidi"/>
                <w:b/>
                <w:b/>
                <w:bCs/>
                <w:color w:val="000000" w:themeColor="text1"/>
                <w:sz w:val="20"/>
                <w:szCs w:val="20"/>
              </w:rPr>
            </w:pPr>
            <w:r>
              <w:rPr>
                <w:rFonts w:cs="Times New Roman" w:ascii="Times New Roman" w:hAnsi="Times New Roman" w:asciiTheme="majorBidi" w:cstheme="majorBidi" w:hAnsiTheme="majorBidi"/>
                <w:b/>
                <w:bCs/>
                <w:color w:val="000000" w:themeColor="text1"/>
                <w:sz w:val="20"/>
                <w:szCs w:val="20"/>
              </w:rPr>
              <w:t>INTAKE_ASSESSMENT</w:t>
            </w:r>
          </w:p>
          <w:p>
            <w:pPr>
              <w:pStyle w:val="Normal"/>
              <w:spacing w:lineRule="auto" w:line="240" w:before="0" w:after="0"/>
              <w:jc w:val="center"/>
              <w:rPr>
                <w:rFonts w:ascii="Times New Roman" w:hAnsi="Times New Roman" w:eastAsia="Calibri" w:cs="Times New Roman" w:asciiTheme="majorBidi" w:cstheme="majorBidi" w:hAnsiTheme="majorBidi"/>
                <w:color w:val="000000" w:themeColor="text1"/>
                <w:sz w:val="20"/>
                <w:szCs w:val="20"/>
              </w:rPr>
            </w:pPr>
            <w:r>
              <w:rPr>
                <w:rFonts w:cs="Times New Roman" w:ascii="Times New Roman" w:hAnsi="Times New Roman" w:asciiTheme="majorBidi" w:cstheme="majorBidi" w:hAnsiTheme="majorBidi"/>
                <w:b/>
                <w:bCs/>
                <w:color w:val="000000" w:themeColor="text1"/>
                <w:sz w:val="20"/>
                <w:szCs w:val="20"/>
              </w:rPr>
              <w:t>(Post-Boolean conversion)</w:t>
            </w:r>
          </w:p>
        </w:tc>
      </w:tr>
      <w:tr>
        <w:trPr>
          <w:trHeight w:val="315" w:hRule="atLeast"/>
        </w:trPr>
        <w:tc>
          <w:tcPr>
            <w:tcW w:w="2310" w:type="dxa"/>
            <w:tcBorders/>
            <w:shd w:color="auto" w:fill="A6A6A6" w:themeFill="background1" w:themeFillShade="a6" w:val="clear"/>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Column</w:t>
            </w:r>
          </w:p>
        </w:tc>
        <w:tc>
          <w:tcPr>
            <w:tcW w:w="1019" w:type="dxa"/>
            <w:tcBorders/>
            <w:shd w:color="auto" w:fill="A6A6A6" w:themeFill="background1" w:themeFillShade="a6" w:val="clear"/>
            <w:vAlign w:val="bottom"/>
          </w:tcPr>
          <w:p>
            <w:pPr>
              <w:pStyle w:val="Normal"/>
              <w:spacing w:lineRule="auto" w:line="240" w:before="0" w:after="0"/>
              <w:rPr>
                <w:rFonts w:ascii="Times New Roman" w:hAnsi="Times New Roman" w:eastAsia="Calibri" w:cs="Times New Roman" w:asciiTheme="majorBidi" w:cstheme="majorBidi" w:hAnsiTheme="majorBidi"/>
                <w:color w:val="000000" w:themeColor="text1"/>
                <w:sz w:val="20"/>
                <w:szCs w:val="20"/>
              </w:rPr>
            </w:pPr>
            <w:r>
              <w:rPr>
                <w:rFonts w:eastAsia="Calibri" w:cs="Times New Roman" w:ascii="Times New Roman" w:hAnsi="Times New Roman" w:asciiTheme="majorBidi" w:cstheme="majorBidi" w:hAnsiTheme="majorBidi"/>
                <w:color w:val="000000" w:themeColor="text1"/>
                <w:sz w:val="20"/>
                <w:szCs w:val="20"/>
              </w:rPr>
              <w:t>Column Value</w:t>
            </w:r>
          </w:p>
        </w:tc>
        <w:tc>
          <w:tcPr>
            <w:tcW w:w="811" w:type="dxa"/>
            <w:tcBorders/>
            <w:shd w:color="auto" w:fill="A6A6A6" w:themeFill="background1" w:themeFillShade="a6" w:val="clear"/>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Count</w:t>
            </w:r>
          </w:p>
        </w:tc>
      </w:tr>
      <w:tr>
        <w:trPr>
          <w:trHeight w:val="315" w:hRule="atLeast"/>
        </w:trPr>
        <w:tc>
          <w:tcPr>
            <w:tcW w:w="2310"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First_Time</w:t>
            </w:r>
          </w:p>
        </w:tc>
        <w:tc>
          <w:tcPr>
            <w:tcW w:w="1019"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1</w:t>
            </w:r>
          </w:p>
        </w:tc>
        <w:tc>
          <w:tcPr>
            <w:tcW w:w="811" w:type="dxa"/>
            <w:tcBorders/>
            <w:vAlign w:val="bottom"/>
          </w:tcPr>
          <w:p>
            <w:pPr>
              <w:pStyle w:val="Normal"/>
              <w:spacing w:lineRule="auto" w:line="240" w:before="0" w:after="0"/>
              <w:rPr>
                <w:rFonts w:ascii="Times New Roman" w:hAnsi="Times New Roman" w:cs="Times New Roman" w:asciiTheme="majorBidi" w:cstheme="majorBidi" w:hAnsiTheme="majorBidi"/>
                <w:sz w:val="20"/>
                <w:szCs w:val="20"/>
              </w:rPr>
            </w:pPr>
            <w:r>
              <w:rPr>
                <w:rFonts w:eastAsia="Calibri" w:cs="Times New Roman" w:ascii="Times New Roman" w:hAnsi="Times New Roman" w:asciiTheme="majorBidi" w:cstheme="majorBidi" w:hAnsiTheme="majorBidi"/>
                <w:color w:val="000000" w:themeColor="text1"/>
                <w:sz w:val="20"/>
                <w:szCs w:val="20"/>
              </w:rPr>
              <w:t>551</w:t>
            </w:r>
          </w:p>
        </w:tc>
      </w:tr>
      <w:tr>
        <w:trPr>
          <w:trHeight w:val="315" w:hRule="atLeast"/>
        </w:trPr>
        <w:tc>
          <w:tcPr>
            <w:tcW w:w="2310" w:type="dxa"/>
            <w:tcBorders/>
            <w:vAlign w:val="bottom"/>
          </w:tcPr>
          <w:p>
            <w:pPr>
              <w:pStyle w:val="Normal"/>
              <w:spacing w:lineRule="auto" w:line="240" w:before="0" w:after="0"/>
              <w:rPr>
                <w:rFonts w:ascii="Times New Roman" w:hAnsi="Times New Roman" w:eastAsia="Calibri" w:cs="Times New Roman" w:asciiTheme="majorBidi" w:cstheme="majorBidi" w:hAnsiTheme="majorBidi"/>
                <w:color w:val="000000" w:themeColor="text1"/>
                <w:sz w:val="20"/>
                <w:szCs w:val="20"/>
              </w:rPr>
            </w:pPr>
            <w:r>
              <w:rPr>
                <w:rFonts w:eastAsia="Calibri" w:cs="Times New Roman" w:ascii="Times New Roman" w:hAnsi="Times New Roman" w:asciiTheme="majorBidi" w:cstheme="majorBidi" w:hAnsiTheme="majorBidi"/>
                <w:color w:val="000000" w:themeColor="text1"/>
                <w:sz w:val="20"/>
                <w:szCs w:val="20"/>
              </w:rPr>
              <w:t>First_Time</w:t>
            </w:r>
          </w:p>
        </w:tc>
        <w:tc>
          <w:tcPr>
            <w:tcW w:w="1019" w:type="dxa"/>
            <w:tcBorders/>
            <w:vAlign w:val="bottom"/>
          </w:tcPr>
          <w:p>
            <w:pPr>
              <w:pStyle w:val="Normal"/>
              <w:spacing w:lineRule="auto" w:line="240" w:before="0" w:after="0"/>
              <w:rPr>
                <w:rFonts w:ascii="Times New Roman" w:hAnsi="Times New Roman" w:eastAsia="Calibri" w:cs="Times New Roman" w:asciiTheme="majorBidi" w:cstheme="majorBidi" w:hAnsiTheme="majorBidi"/>
                <w:color w:val="000000" w:themeColor="text1"/>
                <w:sz w:val="20"/>
                <w:szCs w:val="20"/>
              </w:rPr>
            </w:pPr>
            <w:r>
              <w:rPr>
                <w:rFonts w:eastAsia="Calibri" w:cs="Times New Roman" w:ascii="Times New Roman" w:hAnsi="Times New Roman" w:asciiTheme="majorBidi" w:cstheme="majorBidi" w:hAnsiTheme="majorBidi"/>
                <w:color w:val="000000" w:themeColor="text1"/>
                <w:sz w:val="20"/>
                <w:szCs w:val="20"/>
              </w:rPr>
              <w:t>0</w:t>
            </w:r>
          </w:p>
        </w:tc>
        <w:tc>
          <w:tcPr>
            <w:tcW w:w="811" w:type="dxa"/>
            <w:tcBorders/>
            <w:vAlign w:val="bottom"/>
          </w:tcPr>
          <w:p>
            <w:pPr>
              <w:pStyle w:val="Normal"/>
              <w:spacing w:lineRule="auto" w:line="240" w:before="0" w:after="0"/>
              <w:rPr>
                <w:rFonts w:ascii="Times New Roman" w:hAnsi="Times New Roman" w:eastAsia="Calibri" w:cs="Times New Roman" w:asciiTheme="majorBidi" w:cstheme="majorBidi" w:hAnsiTheme="majorBidi"/>
                <w:color w:val="000000" w:themeColor="text1"/>
                <w:sz w:val="20"/>
                <w:szCs w:val="20"/>
              </w:rPr>
            </w:pPr>
            <w:r>
              <w:rPr>
                <w:rFonts w:eastAsia="Calibri" w:cs="Times New Roman" w:ascii="Times New Roman" w:hAnsi="Times New Roman" w:asciiTheme="majorBidi" w:cstheme="majorBidi" w:hAnsiTheme="majorBidi"/>
                <w:color w:val="000000" w:themeColor="text1"/>
                <w:sz w:val="20"/>
                <w:szCs w:val="20"/>
              </w:rPr>
              <w:t>234</w:t>
            </w:r>
          </w:p>
        </w:tc>
      </w:tr>
    </w:tbl>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t>The table sds_intake_question_options contains text enum mappings that describe the data in the table intake_assessment for gender, primary_problem, and nicotine_form. However, there are many observations in intake_assessment with NULL values. To handle this problem, we created a SQL view titled intake_assessment_question_texts and will leverage it as a replacement for the intake_assessment raw data table. The SQL statement for this view is in Appendix B.</w:t>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t>The team developed a script in R (Appendix C) to handle the remaining issues regarding NULL and missing (NA) values. The first step was to identify the columns in the intake_assessment_question_texts view and sds_user_activations that contained NULLs, and then treat them as missing values. A function titled get_null_cols() was developed to search for NULL values (i.e., NULL, {NULL}, and {}) in these tables to determine where to resolve this problem. NULL values were only present in character variables, so the first step was to convert all NULL values to NAs. The presence of NULLs in numeric variables caused the values to be imported as characters, thus the classes of these variables were converted back to numeric. The class of the first_time variable in the intake_assessment_question_texts view was converted to logical to enable the proper conversion to the numeric variable type.</w:t>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t>The next step involved the conversion of missing values in Boolean variables with zeroes, as the unique values for these variables only consisted of 1s and NAs. Lastly, zeroes were regarded as outliers in the age column of the intake_assessment_question_texts view and replaced with NAs. All steps were necessary to ensure adequate preparation of the data prior to performing any model development-related steps.</w:t>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rPr>
          <w:rFonts w:ascii="Times New Roman" w:hAnsi="Times New Roman" w:eastAsia="Times New Roman" w:cs="Times New Roman"/>
          <w:b/>
          <w:b/>
          <w:bCs/>
          <w:smallCaps/>
          <w:sz w:val="20"/>
          <w:szCs w:val="20"/>
        </w:rPr>
      </w:pPr>
      <w:r>
        <w:rPr>
          <w:rFonts w:eastAsia="Times New Roman" w:cs="Times New Roman" w:ascii="Times New Roman" w:hAnsi="Times New Roman"/>
          <w:b/>
          <w:bCs/>
          <w:smallCaps/>
          <w:sz w:val="20"/>
          <w:szCs w:val="20"/>
        </w:rPr>
      </w:r>
      <w:r>
        <w:br w:type="page"/>
      </w:r>
    </w:p>
    <w:p>
      <w:pPr>
        <w:pStyle w:val="Normal"/>
        <w:rPr>
          <w:rFonts w:ascii="Times New Roman" w:hAnsi="Times New Roman" w:eastAsia="Times New Roman" w:cs="Times New Roman"/>
          <w:sz w:val="20"/>
          <w:szCs w:val="20"/>
          <w:vertAlign w:val="superscript"/>
        </w:rPr>
      </w:pPr>
      <w:r>
        <w:rPr>
          <w:rFonts w:eastAsia="Times New Roman" w:cs="Times New Roman" w:ascii="Times New Roman" w:hAnsi="Times New Roman"/>
          <w:b/>
          <w:bCs/>
          <w:smallCaps/>
          <w:sz w:val="20"/>
          <w:szCs w:val="20"/>
        </w:rPr>
        <w:t>3. Methodology and Model Building</w:t>
      </w:r>
    </w:p>
    <w:p>
      <w:pPr>
        <w:pStyle w:val="Normal"/>
        <w:ind w:firstLine="284"/>
        <w:jc w:val="both"/>
        <w:rPr>
          <w:rFonts w:ascii="Times New Roman" w:hAnsi="Times New Roman" w:eastAsia="Times New Roman" w:cs="Times New Roman"/>
          <w:sz w:val="20"/>
          <w:szCs w:val="20"/>
          <w:lang w:val="fr-FR"/>
        </w:rPr>
      </w:pPr>
      <w:r>
        <w:rPr>
          <w:rFonts w:eastAsia="Times New Roman" w:cs="Times New Roman" w:ascii="Times New Roman" w:hAnsi="Times New Roman"/>
          <w:sz w:val="20"/>
          <w:szCs w:val="20"/>
          <w:lang w:val="en-GB"/>
        </w:rPr>
        <w:t xml:space="preserve">In order to proceed with building our model, </w:t>
      </w:r>
    </w:p>
    <w:p>
      <w:pPr>
        <w:pStyle w:val="Normal"/>
        <w:rPr>
          <w:i/>
          <w:i/>
          <w:iCs/>
        </w:rPr>
      </w:pPr>
      <w:r>
        <w:rPr>
          <w:rFonts w:eastAsia="Times New Roman" w:cs="Times New Roman" w:ascii="Times New Roman" w:hAnsi="Times New Roman"/>
          <w:b/>
          <w:bCs/>
          <w:i/>
          <w:iCs/>
          <w:smallCaps/>
          <w:sz w:val="20"/>
          <w:szCs w:val="20"/>
        </w:rPr>
        <w:t>3.1. Feature Selection</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One of the major steps in preparation for model development is the identification and selection of variables. Not only does reducing the number of variables increase the speed of the modelling process, it can also reduce noisiness while improving both model performance and accuracy. The team employed various feature selection and engineering approaches in this step, and determined that the Principal Component Analysis (PCA) results would be used as predictor variables for fitting the proposed models in the next phase.</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Prior to performing PCA, the data was split into training and test data subsets, with unique partitions of 80% and 20%, respectfully. Additionally, the team surveyed and evaluated a variety of other feature selection techniques, including Exploratory Factor Analysis (EFA), Confirmatory Factor Analysis (CFA), and the Random Forest Model (via the Boruta R package). The following sections outline these feature selection procedures in further detail.</w:t>
      </w:r>
    </w:p>
    <w:p>
      <w:pPr>
        <w:pStyle w:val="Normal"/>
        <w:ind w:firstLine="284"/>
        <w:jc w:val="both"/>
        <w:rPr>
          <w:rFonts w:ascii="Times New Roman" w:hAnsi="Times New Roman" w:eastAsia="Times New Roman" w:cs="Times New Roman"/>
          <w:b/>
          <w:b/>
          <w:bCs/>
          <w:sz w:val="20"/>
          <w:szCs w:val="20"/>
        </w:rPr>
      </w:pPr>
      <w:bookmarkStart w:id="3" w:name="_Toc99305159"/>
      <w:r>
        <w:rPr>
          <w:rFonts w:eastAsia="Times New Roman" w:cs="Times New Roman" w:ascii="Times New Roman" w:hAnsi="Times New Roman"/>
          <w:b/>
          <w:bCs/>
          <w:sz w:val="20"/>
          <w:szCs w:val="20"/>
        </w:rPr>
        <w:t>Principal Component Analysis (PCA)</w:t>
      </w:r>
      <w:bookmarkEnd w:id="3"/>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As discussed in </w:t>
      </w:r>
      <w:commentRangeStart w:id="18"/>
      <w:r>
        <w:rPr>
          <w:rFonts w:eastAsia="Times New Roman" w:cs="Times New Roman" w:ascii="Times New Roman" w:hAnsi="Times New Roman"/>
          <w:sz w:val="20"/>
          <w:szCs w:val="20"/>
        </w:rPr>
        <w:t>Lecture 5</w:t>
      </w:r>
      <w:r>
        <w:rPr>
          <w:rFonts w:eastAsia="Times New Roman" w:cs="Times New Roman" w:ascii="Times New Roman" w:hAnsi="Times New Roman"/>
          <w:sz w:val="20"/>
          <w:szCs w:val="20"/>
        </w:rPr>
      </w:r>
      <w:commentRangeEnd w:id="18"/>
      <w:r>
        <w:commentReference w:id="18"/>
      </w:r>
      <w:r>
        <w:rPr>
          <w:rFonts w:eastAsia="Times New Roman" w:cs="Times New Roman" w:ascii="Times New Roman" w:hAnsi="Times New Roman"/>
          <w:sz w:val="20"/>
          <w:szCs w:val="20"/>
        </w:rPr>
        <w:t>, the use of PCA helps to reduce the amount of correlation in the underlying dataset through the elimination of redundancy. The team decided to leverage the Eigenvalue-One Criterion, in which principal components with eigenvalues greater than one are maintained, and the other principal components are discarded. The Proportion of Variance approach was also implemented, but required that a larger number of principal components were maintained (using a 90% variance threshold).</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These computed principal components enable significant dimension reduction for this data subset. These results will be used to decrease the number of variables in this subset from 23 to 8 without drastically impacting the amount of explained variance. These resulting principal components will be combined with the remaining variables in the prepared data set and then used in the subsequent model development phase.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REF _Ref99306172 \h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Figure 6</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sz w:val="20"/>
          <w:szCs w:val="20"/>
        </w:rPr>
        <w:t xml:space="preserve"> graphically depicts the eigenvalues of each principal component, and distinguishes signficiant eigenvalues by color. Additionally, the team compiled the resulting percentage contribution of the predictor variables to each principal component, with these results presented in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REF _Ref100509733 \h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Table 4</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sz w:val="20"/>
          <w:szCs w:val="20"/>
        </w:rPr>
        <w:t>. The top 5 contributing variables for each principal component are highlighted in green to provide insight into the most influential variables within the training data. Subsequently, these PCA results of the will be applied to the test dataset to ensure the principal component structure is preserved when evaluating model accuracy on out-of-sample observations.</w:t>
      </w:r>
    </w:p>
    <w:p>
      <w:pPr>
        <w:pStyle w:val="Normal"/>
        <w:ind w:firstLine="284"/>
        <w:jc w:val="both"/>
        <w:rPr>
          <w:rFonts w:ascii="Times New Roman" w:hAnsi="Times New Roman" w:eastAsia="Times New Roman" w:cs="Times New Roman"/>
          <w:sz w:val="20"/>
          <w:szCs w:val="20"/>
        </w:rPr>
      </w:pPr>
      <w:r>
        <w:rPr/>
        <w:drawing>
          <wp:inline distT="0" distB="0" distL="0" distR="0">
            <wp:extent cx="5567680" cy="3479165"/>
            <wp:effectExtent l="0" t="0" r="0" b="0"/>
            <wp:docPr id="6" name="Picture 758627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58627107" descr=""/>
                    <pic:cNvPicPr>
                      <a:picLocks noChangeAspect="1" noChangeArrowheads="1"/>
                    </pic:cNvPicPr>
                  </pic:nvPicPr>
                  <pic:blipFill>
                    <a:blip r:embed="rId9"/>
                    <a:stretch>
                      <a:fillRect/>
                    </a:stretch>
                  </pic:blipFill>
                  <pic:spPr bwMode="auto">
                    <a:xfrm>
                      <a:off x="0" y="0"/>
                      <a:ext cx="5567680" cy="3479165"/>
                    </a:xfrm>
                    <a:prstGeom prst="rect">
                      <a:avLst/>
                    </a:prstGeom>
                  </pic:spPr>
                </pic:pic>
              </a:graphicData>
            </a:graphic>
          </wp:inline>
        </w:drawing>
      </w:r>
    </w:p>
    <w:p>
      <w:pPr>
        <w:pStyle w:val="Normal"/>
        <w:ind w:firstLine="284"/>
        <w:jc w:val="both"/>
        <w:rPr>
          <w:rFonts w:ascii="Times New Roman" w:hAnsi="Times New Roman" w:eastAsia="Times New Roman" w:cs="Times New Roman"/>
          <w:i/>
          <w:i/>
          <w:iCs/>
          <w:sz w:val="20"/>
          <w:szCs w:val="20"/>
        </w:rPr>
      </w:pPr>
      <w:bookmarkStart w:id="4" w:name="_Ref99306172"/>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6</w:t>
      </w:r>
      <w:r>
        <w:rPr>
          <w:sz w:val="20"/>
          <w:szCs w:val="20"/>
          <w:rFonts w:eastAsia="Times New Roman" w:cs="Times New Roman" w:ascii="Times New Roman" w:hAnsi="Times New Roman"/>
          <w:lang w:val="en-GB"/>
        </w:rPr>
        <w:fldChar w:fldCharType="end"/>
      </w:r>
      <w:bookmarkEnd w:id="4"/>
      <w:r>
        <w:rPr>
          <w:rFonts w:eastAsia="Times New Roman" w:cs="Times New Roman" w:ascii="Times New Roman" w:hAnsi="Times New Roman"/>
          <w:i/>
          <w:iCs/>
          <w:sz w:val="20"/>
          <w:szCs w:val="20"/>
        </w:rPr>
        <w:t>: PCA Eigenvalue Plot</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firstLine="284"/>
        <w:jc w:val="both"/>
        <w:rPr>
          <w:rFonts w:ascii="Times New Roman" w:hAnsi="Times New Roman" w:eastAsia="Times New Roman" w:cs="Times New Roman"/>
          <w:sz w:val="20"/>
          <w:szCs w:val="20"/>
        </w:rPr>
      </w:pPr>
      <w:bookmarkStart w:id="5" w:name="_Toc99305160"/>
      <w:r>
        <w:rPr/>
        <w:drawing>
          <wp:inline distT="0" distB="0" distL="0" distR="0">
            <wp:extent cx="6114415" cy="3577590"/>
            <wp:effectExtent l="0" t="0" r="0" b="0"/>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10"/>
                    <a:stretch>
                      <a:fillRect/>
                    </a:stretch>
                  </pic:blipFill>
                  <pic:spPr bwMode="auto">
                    <a:xfrm>
                      <a:off x="0" y="0"/>
                      <a:ext cx="6114415" cy="3577590"/>
                    </a:xfrm>
                    <a:prstGeom prst="rect">
                      <a:avLst/>
                    </a:prstGeom>
                  </pic:spPr>
                </pic:pic>
              </a:graphicData>
            </a:graphic>
          </wp:inline>
        </w:drawing>
      </w:r>
    </w:p>
    <w:p>
      <w:pPr>
        <w:pStyle w:val="Normal"/>
        <w:ind w:firstLine="284"/>
        <w:jc w:val="both"/>
        <w:rPr>
          <w:rFonts w:ascii="Times New Roman" w:hAnsi="Times New Roman" w:eastAsia="Times New Roman" w:cs="Times New Roman"/>
          <w:i/>
          <w:i/>
          <w:iCs/>
          <w:sz w:val="20"/>
          <w:szCs w:val="20"/>
        </w:rPr>
      </w:pPr>
      <w:bookmarkStart w:id="6" w:name="_Ref100509733"/>
      <w:r>
        <w:rPr>
          <w:rFonts w:eastAsia="Times New Roman" w:cs="Times New Roman" w:ascii="Times New Roman" w:hAnsi="Times New Roman"/>
          <w:i/>
          <w:iCs/>
          <w:sz w:val="20"/>
          <w:szCs w:val="20"/>
        </w:rPr>
        <w:t xml:space="preserve">Table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Table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4</w:t>
      </w:r>
      <w:r>
        <w:rPr>
          <w:sz w:val="20"/>
          <w:szCs w:val="20"/>
          <w:rFonts w:eastAsia="Times New Roman" w:cs="Times New Roman" w:ascii="Times New Roman" w:hAnsi="Times New Roman"/>
          <w:lang w:val="en-GB"/>
        </w:rPr>
        <w:fldChar w:fldCharType="end"/>
      </w:r>
      <w:bookmarkEnd w:id="6"/>
      <w:r>
        <w:rPr>
          <w:rFonts w:eastAsia="Times New Roman" w:cs="Times New Roman" w:ascii="Times New Roman" w:hAnsi="Times New Roman"/>
          <w:i/>
          <w:iCs/>
          <w:sz w:val="20"/>
          <w:szCs w:val="20"/>
        </w:rPr>
        <w:t>: Variable Contribution to Principal Components</w:t>
      </w:r>
    </w:p>
    <w:p>
      <w:pPr>
        <w:pStyle w:val="Normal"/>
        <w:ind w:firstLine="284"/>
        <w:jc w:val="both"/>
        <w:rPr>
          <w:rFonts w:ascii="Times New Roman" w:hAnsi="Times New Roman" w:eastAsia="Times New Roman" w:cs="Times New Roman"/>
          <w:b/>
          <w:b/>
          <w:bCs/>
          <w:sz w:val="20"/>
          <w:szCs w:val="20"/>
        </w:rPr>
      </w:pPr>
      <w:bookmarkStart w:id="7" w:name="_Toc99305160"/>
      <w:r>
        <w:rPr>
          <w:rFonts w:eastAsia="Times New Roman" w:cs="Times New Roman" w:ascii="Times New Roman" w:hAnsi="Times New Roman"/>
          <w:b/>
          <w:bCs/>
          <w:sz w:val="20"/>
          <w:szCs w:val="20"/>
        </w:rPr>
        <w:t>Random Forest Model (Boruta Algorithm)</w:t>
      </w:r>
      <w:bookmarkEnd w:id="7"/>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Random Forest models were also surveyed in the variable reduction process. The model identifies the importance of each variable in the decision-making process of the algorithm, outputting a numerical value of importance to how each variable interacted with the </w:t>
      </w:r>
      <w:ins w:id="15" w:author="Brulliea, Alexander Joseph" w:date="2022-04-18T19:26:00Z">
        <w:r>
          <w:rPr>
            <w:rFonts w:eastAsia="Times New Roman" w:cs="Times New Roman" w:ascii="Times New Roman" w:hAnsi="Times New Roman"/>
            <w:sz w:val="20"/>
            <w:szCs w:val="20"/>
          </w:rPr>
          <w:t xml:space="preserve">completed_lesson </w:t>
        </w:r>
      </w:ins>
      <w:commentRangeStart w:id="19"/>
      <w:r>
        <w:rPr>
          <w:rFonts w:eastAsia="Times New Roman" w:cs="Times New Roman" w:ascii="Times New Roman" w:hAnsi="Times New Roman"/>
          <w:sz w:val="20"/>
          <w:szCs w:val="20"/>
        </w:rPr>
        <w:t>output</w:t>
      </w:r>
      <w:ins w:id="16" w:author="Brulliea, Alexander Joseph" w:date="2022-04-18T19:26:00Z">
        <w:r>
          <w:rPr>
            <w:rFonts w:eastAsia="Times New Roman" w:cs="Times New Roman" w:ascii="Times New Roman" w:hAnsi="Times New Roman"/>
            <w:sz w:val="20"/>
            <w:szCs w:val="20"/>
          </w:rPr>
          <w:t xml:space="preserve"> variable</w:t>
        </w:r>
      </w:ins>
      <w:r>
        <w:rPr>
          <w:rFonts w:eastAsia="Times New Roman" w:cs="Times New Roman" w:ascii="Times New Roman" w:hAnsi="Times New Roman"/>
          <w:sz w:val="20"/>
          <w:szCs w:val="20"/>
        </w:rPr>
        <w:t>.</w:t>
      </w:r>
      <w:r>
        <w:rPr>
          <w:rFonts w:eastAsia="Times New Roman" w:cs="Times New Roman" w:ascii="Times New Roman" w:hAnsi="Times New Roman"/>
          <w:sz w:val="20"/>
          <w:szCs w:val="20"/>
        </w:rPr>
      </w:r>
      <w:commentRangeEnd w:id="19"/>
      <w:r>
        <w:commentReference w:id="19"/>
      </w:r>
      <w:r>
        <w:rPr>
          <w:rFonts w:eastAsia="Times New Roman" w:cs="Times New Roman" w:ascii="Times New Roman" w:hAnsi="Times New Roman"/>
          <w:sz w:val="20"/>
          <w:szCs w:val="20"/>
        </w:rPr>
        <w:t xml:space="preserve"> For this, we utilized the Boruta algorithm, which is a wrapper around Random Forest. We had identified factors of potential relevance and chose to use these across all our explored variable reduction methods. When plugged into the Boruta training model and searching for predictors of completed_lesson, the following was found:</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firstLine="284"/>
        <w:jc w:val="both"/>
        <w:rPr>
          <w:rFonts w:ascii="Times New Roman" w:hAnsi="Times New Roman" w:eastAsia="Times New Roman" w:cs="Times New Roman"/>
          <w:sz w:val="20"/>
          <w:szCs w:val="20"/>
        </w:rPr>
      </w:pPr>
      <w:r>
        <w:rPr/>
        <w:drawing>
          <wp:inline distT="0" distB="0" distL="0" distR="0">
            <wp:extent cx="4065270" cy="2979420"/>
            <wp:effectExtent l="0" t="0" r="0" b="0"/>
            <wp:docPr id="8"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1" descr="Chart&#10;&#10;Description automatically generated"/>
                    <pic:cNvPicPr>
                      <a:picLocks noChangeAspect="1" noChangeArrowheads="1"/>
                    </pic:cNvPicPr>
                  </pic:nvPicPr>
                  <pic:blipFill>
                    <a:blip r:embed="rId11"/>
                    <a:srcRect l="0" t="12338" r="0" b="0"/>
                    <a:stretch>
                      <a:fillRect/>
                    </a:stretch>
                  </pic:blipFill>
                  <pic:spPr bwMode="auto">
                    <a:xfrm>
                      <a:off x="0" y="0"/>
                      <a:ext cx="4065270" cy="2979420"/>
                    </a:xfrm>
                    <a:prstGeom prst="rect">
                      <a:avLst/>
                    </a:prstGeom>
                  </pic:spPr>
                </pic:pic>
              </a:graphicData>
            </a:graphic>
          </wp:inline>
        </w:drawing>
      </w:r>
    </w:p>
    <w:p>
      <w:pPr>
        <w:pStyle w:val="Normal"/>
        <w:ind w:firstLine="284"/>
        <w:jc w:val="both"/>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7</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i/>
          <w:iCs/>
          <w:sz w:val="20"/>
          <w:szCs w:val="20"/>
        </w:rPr>
        <w:t>: Boruta Feature Importance Boxplots</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The most important factor was weekly_drink_count, followed by bothered_by_mental_health, weekly_alcohol_spending, other_drugs_per_week, and bothered_by_gambling. Days_drink_per_week and weekly_other_drug spending were just on the threshold and were left out of the final feature selection by Boruta.</w:t>
      </w:r>
    </w:p>
    <w:p>
      <w:pPr>
        <w:pStyle w:val="Normal"/>
        <w:ind w:firstLine="284"/>
        <w:jc w:val="both"/>
        <w:rPr>
          <w:rFonts w:ascii="Times New Roman" w:hAnsi="Times New Roman" w:eastAsia="Times New Roman" w:cs="Times New Roman"/>
          <w:sz w:val="20"/>
          <w:szCs w:val="20"/>
        </w:rPr>
      </w:pPr>
      <w:r>
        <w:rPr/>
        <w:drawing>
          <wp:inline distT="0" distB="0" distL="0" distR="0">
            <wp:extent cx="3878580" cy="1965325"/>
            <wp:effectExtent l="0" t="0" r="0" b="0"/>
            <wp:docPr id="9"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Table&#10;&#10;Description automatically generated"/>
                    <pic:cNvPicPr>
                      <a:picLocks noChangeAspect="1" noChangeArrowheads="1"/>
                    </pic:cNvPicPr>
                  </pic:nvPicPr>
                  <pic:blipFill>
                    <a:blip r:embed="rId12"/>
                    <a:stretch>
                      <a:fillRect/>
                    </a:stretch>
                  </pic:blipFill>
                  <pic:spPr bwMode="auto">
                    <a:xfrm>
                      <a:off x="0" y="0"/>
                      <a:ext cx="3878580" cy="1965325"/>
                    </a:xfrm>
                    <a:prstGeom prst="rect">
                      <a:avLst/>
                    </a:prstGeom>
                  </pic:spPr>
                </pic:pic>
              </a:graphicData>
            </a:graphic>
          </wp:inline>
        </w:drawing>
      </w:r>
    </w:p>
    <w:p>
      <w:pPr>
        <w:pStyle w:val="Normal"/>
        <w:ind w:firstLine="284"/>
        <w:jc w:val="both"/>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8</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i/>
          <w:iCs/>
          <w:sz w:val="20"/>
          <w:szCs w:val="20"/>
        </w:rPr>
        <w:t>: Boruta Feature Importance and decision</w:t>
      </w:r>
      <w:bookmarkStart w:id="8" w:name="_Toc99305161"/>
      <w:r>
        <w:br w:type="page"/>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b/>
          <w:bCs/>
          <w:sz w:val="20"/>
          <w:szCs w:val="20"/>
        </w:rPr>
        <w:t>Factor Analysis</w:t>
      </w:r>
      <w:bookmarkEnd w:id="8"/>
    </w:p>
    <w:p>
      <w:pPr>
        <w:pStyle w:val="Normal"/>
        <w:ind w:firstLine="284"/>
        <w:jc w:val="both"/>
        <w:rPr>
          <w:rFonts w:ascii="Times New Roman" w:hAnsi="Times New Roman" w:eastAsia="Times New Roman" w:cs="Times New Roman"/>
          <w:bCs/>
          <w:sz w:val="20"/>
          <w:szCs w:val="20"/>
        </w:rPr>
      </w:pPr>
      <w:r>
        <w:rPr>
          <w:rFonts w:eastAsia="Times New Roman" w:cs="Times New Roman" w:ascii="Times New Roman" w:hAnsi="Times New Roman"/>
          <w:sz w:val="20"/>
          <w:szCs w:val="20"/>
        </w:rPr>
        <w:t xml:space="preserve">Factor Analysis (FA) was also evaluated to determine the underlying factors from which the observed variables were generated. Both Exploratory Factor Analysis (EFA) and Confirmatory Factor Analysis (CFA) </w:t>
      </w:r>
      <w:del w:id="17" w:author="Sim Mahbub" w:date="2022-04-17T23:48:00Z">
        <w:r>
          <w:rPr>
            <w:rFonts w:eastAsia="Times New Roman" w:cs="Times New Roman" w:ascii="Times New Roman" w:hAnsi="Times New Roman"/>
            <w:sz w:val="20"/>
            <w:szCs w:val="20"/>
          </w:rPr>
          <w:delText>will be</w:delText>
        </w:r>
      </w:del>
      <w:ins w:id="18" w:author="Sim Mahbub" w:date="2022-04-17T23:48:00Z">
        <w:commentRangeStart w:id="20"/>
        <w:r>
          <w:rPr>
            <w:rFonts w:eastAsia="Times New Roman" w:cs="Times New Roman" w:ascii="Times New Roman" w:hAnsi="Times New Roman"/>
            <w:sz w:val="20"/>
            <w:szCs w:val="20"/>
          </w:rPr>
          <w:t>were</w:t>
        </w:r>
      </w:ins>
      <w:r>
        <w:rPr>
          <w:rFonts w:eastAsia="Times New Roman" w:cs="Times New Roman" w:ascii="Times New Roman" w:hAnsi="Times New Roman"/>
          <w:sz w:val="20"/>
          <w:szCs w:val="20"/>
        </w:rPr>
      </w:r>
      <w:commentRangeEnd w:id="20"/>
      <w:r>
        <w:commentReference w:id="20"/>
      </w:r>
      <w:r>
        <w:rPr>
          <w:rFonts w:eastAsia="Times New Roman" w:cs="Times New Roman" w:ascii="Times New Roman" w:hAnsi="Times New Roman"/>
          <w:sz w:val="20"/>
          <w:szCs w:val="20"/>
        </w:rPr>
        <w:t xml:space="preserve"> used for the variable assessments. </w:t>
      </w:r>
    </w:p>
    <w:p>
      <w:pPr>
        <w:pStyle w:val="Normal"/>
        <w:ind w:firstLine="284"/>
        <w:jc w:val="both"/>
        <w:rPr>
          <w:rFonts w:ascii="Times New Roman" w:hAnsi="Times New Roman" w:eastAsia="Times New Roman" w:cs="Times New Roman"/>
          <w:sz w:val="20"/>
          <w:szCs w:val="20"/>
        </w:rPr>
      </w:pPr>
      <w:bookmarkStart w:id="9" w:name="_Toc99305162"/>
      <w:r>
        <w:rPr>
          <w:rFonts w:eastAsia="Times New Roman" w:cs="Times New Roman" w:ascii="Times New Roman" w:hAnsi="Times New Roman"/>
          <w:b/>
          <w:bCs/>
          <w:sz w:val="20"/>
          <w:szCs w:val="20"/>
        </w:rPr>
        <w:t>Exploratory Factor Analysis</w:t>
      </w:r>
      <w:bookmarkEnd w:id="9"/>
      <w:r>
        <w:rPr>
          <w:rFonts w:eastAsia="Times New Roman" w:cs="Times New Roman" w:ascii="Times New Roman" w:hAnsi="Times New Roman"/>
          <w:b/>
          <w:bCs/>
          <w:sz w:val="20"/>
          <w:szCs w:val="20"/>
        </w:rPr>
        <w:t xml:space="preserve"> </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Exploratory Factor Analysis (EFA) can be used to identify constructs that help explain covariation amongst a set of </w:t>
      </w:r>
      <w:del w:id="19" w:author="Sim Mahbub" w:date="2022-04-17T23:48:00Z">
        <w:r>
          <w:rPr>
            <w:rFonts w:eastAsia="Times New Roman" w:cs="Times New Roman" w:ascii="Times New Roman" w:hAnsi="Times New Roman"/>
            <w:sz w:val="20"/>
            <w:szCs w:val="20"/>
          </w:rPr>
          <w:delText>obversved</w:delText>
        </w:r>
      </w:del>
      <w:ins w:id="20" w:author="Sim Mahbub" w:date="2022-04-17T23:48:00Z">
        <w:r>
          <w:rPr>
            <w:rFonts w:eastAsia="Times New Roman" w:cs="Times New Roman" w:ascii="Times New Roman" w:hAnsi="Times New Roman"/>
            <w:sz w:val="20"/>
            <w:szCs w:val="20"/>
          </w:rPr>
          <w:t>observed</w:t>
        </w:r>
      </w:ins>
      <w:r>
        <w:rPr>
          <w:rFonts w:eastAsia="Times New Roman" w:cs="Times New Roman" w:ascii="Times New Roman" w:hAnsi="Times New Roman"/>
          <w:sz w:val="20"/>
          <w:szCs w:val="20"/>
        </w:rPr>
        <w:t xml:space="preserve"> variables. In our case, we identified common factors derived from variables in the intake </w:t>
      </w:r>
      <w:del w:id="21" w:author="Sim Mahbub" w:date="2022-04-17T23:48:00Z">
        <w:r>
          <w:rPr>
            <w:rFonts w:eastAsia="Times New Roman" w:cs="Times New Roman" w:ascii="Times New Roman" w:hAnsi="Times New Roman"/>
            <w:sz w:val="20"/>
            <w:szCs w:val="20"/>
          </w:rPr>
          <w:delText>assesment</w:delText>
        </w:r>
      </w:del>
      <w:ins w:id="22" w:author="Sim Mahbub" w:date="2022-04-17T23:48:00Z">
        <w:r>
          <w:rPr>
            <w:rFonts w:eastAsia="Times New Roman" w:cs="Times New Roman" w:ascii="Times New Roman" w:hAnsi="Times New Roman"/>
            <w:sz w:val="20"/>
            <w:szCs w:val="20"/>
          </w:rPr>
          <w:t>assessment</w:t>
        </w:r>
      </w:ins>
      <w:r>
        <w:rPr>
          <w:rFonts w:eastAsia="Times New Roman" w:cs="Times New Roman" w:ascii="Times New Roman" w:hAnsi="Times New Roman"/>
          <w:sz w:val="20"/>
          <w:szCs w:val="20"/>
        </w:rPr>
        <w:t xml:space="preserve"> survey. The team determined that the optimal number of factors was 8 after further analysis:</w:t>
      </w:r>
    </w:p>
    <w:p>
      <w:pPr>
        <w:pStyle w:val="Normal"/>
        <w:ind w:firstLine="284"/>
        <w:jc w:val="both"/>
        <w:rPr>
          <w:rFonts w:ascii="Times New Roman" w:hAnsi="Times New Roman" w:eastAsia="Times New Roman" w:cs="Times New Roman"/>
          <w:b/>
          <w:b/>
          <w:i/>
          <w:i/>
          <w:iCs/>
          <w:sz w:val="20"/>
          <w:szCs w:val="20"/>
        </w:rPr>
      </w:pPr>
      <w:r>
        <w:rPr>
          <w:rFonts w:eastAsia="Times New Roman" w:cs="Times New Roman" w:ascii="Times New Roman" w:hAnsi="Times New Roman"/>
          <w:b/>
          <w:i/>
          <w:iCs/>
          <w:sz w:val="20"/>
          <w:szCs w:val="20"/>
        </w:rPr>
        <w:t>Varimax Rotation</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Under a varimax rotation, the factors nearly perfectly lined up with a number of central themes. The output generated in R is presented in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REF _Ref99307108 \h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Figure 9</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sz w:val="20"/>
          <w:szCs w:val="20"/>
        </w:rPr>
        <w:t>. These factors and themes included:</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b/>
          <w:bCs/>
          <w:sz w:val="20"/>
          <w:szCs w:val="20"/>
        </w:rPr>
        <w:t>Factor 1:</w:t>
      </w:r>
      <w:r>
        <w:rPr>
          <w:rFonts w:eastAsia="Times New Roman" w:cs="Times New Roman" w:ascii="Times New Roman" w:hAnsi="Times New Roman"/>
          <w:sz w:val="20"/>
          <w:szCs w:val="20"/>
        </w:rPr>
        <w:t xml:space="preserve"> Days_drink_per_week, weekly_drink_count and bothered_by_drinking; aligned with “drinking” theme</w:t>
      </w:r>
    </w:p>
    <w:p>
      <w:pPr>
        <w:pStyle w:val="Normal"/>
        <w:ind w:firstLine="284"/>
        <w:jc w:val="both"/>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Factor 2:</w:t>
      </w:r>
      <w:r>
        <w:rPr>
          <w:rFonts w:eastAsia="Times New Roman" w:cs="Times New Roman" w:ascii="Times New Roman" w:hAnsi="Times New Roman"/>
          <w:sz w:val="20"/>
          <w:szCs w:val="20"/>
        </w:rPr>
        <w:t xml:space="preserve"> Nicotine_per_week, cigarettes_per_day, bothered_by_nicotines; aligned with “smoking” theme </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b/>
          <w:bCs/>
          <w:sz w:val="20"/>
          <w:szCs w:val="20"/>
        </w:rPr>
        <w:t>Factor 3:</w:t>
      </w:r>
      <w:r>
        <w:rPr>
          <w:rFonts w:eastAsia="Times New Roman" w:cs="Times New Roman" w:ascii="Times New Roman" w:hAnsi="Times New Roman"/>
          <w:sz w:val="20"/>
          <w:szCs w:val="20"/>
        </w:rPr>
        <w:t xml:space="preserve"> Gambling_per_week, weekly_gambling_spending, bothered_by_gambling; aligned with “gambling” theme</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b/>
          <w:bCs/>
          <w:sz w:val="20"/>
          <w:szCs w:val="20"/>
        </w:rPr>
        <w:t>Factor 4:</w:t>
      </w:r>
      <w:r>
        <w:rPr>
          <w:rFonts w:eastAsia="Times New Roman" w:cs="Times New Roman" w:ascii="Times New Roman" w:hAnsi="Times New Roman"/>
          <w:sz w:val="20"/>
          <w:szCs w:val="20"/>
        </w:rPr>
        <w:t xml:space="preserve"> other_drugs_per_week, weekly_other_drug_spending, bothered_by_other_drugs; aligned with “other drugs” theme</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b/>
          <w:bCs/>
          <w:sz w:val="20"/>
          <w:szCs w:val="20"/>
        </w:rPr>
        <w:t>Factor 5:</w:t>
      </w:r>
      <w:r>
        <w:rPr>
          <w:rFonts w:eastAsia="Times New Roman" w:cs="Times New Roman" w:ascii="Times New Roman" w:hAnsi="Times New Roman"/>
          <w:sz w:val="20"/>
          <w:szCs w:val="20"/>
        </w:rPr>
        <w:t xml:space="preserve"> weekly_food_spending, bothered_by_food; aligned with the “food” theme</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b/>
          <w:bCs/>
          <w:sz w:val="20"/>
          <w:szCs w:val="20"/>
        </w:rPr>
        <w:t>Factor 6:</w:t>
      </w:r>
      <w:r>
        <w:rPr>
          <w:rFonts w:eastAsia="Times New Roman" w:cs="Times New Roman" w:ascii="Times New Roman" w:hAnsi="Times New Roman"/>
          <w:sz w:val="20"/>
          <w:szCs w:val="20"/>
        </w:rPr>
        <w:t xml:space="preserve"> days_canabis_per_week, weekly_canabis_spending, bothered_by_canabis; aligned with the “cannabis” theme</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b/>
          <w:bCs/>
          <w:sz w:val="20"/>
          <w:szCs w:val="20"/>
        </w:rPr>
        <w:t>Factor 7:</w:t>
      </w:r>
      <w:r>
        <w:rPr>
          <w:rFonts w:eastAsia="Times New Roman" w:cs="Times New Roman" w:ascii="Times New Roman" w:hAnsi="Times New Roman"/>
          <w:sz w:val="20"/>
          <w:szCs w:val="20"/>
        </w:rPr>
        <w:t xml:space="preserve"> no apparent central theme for this factor, but consisted of variables pertaining to sex, drugs and smoking</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b/>
          <w:bCs/>
          <w:sz w:val="20"/>
          <w:szCs w:val="20"/>
        </w:rPr>
        <w:t>Factor 8:</w:t>
      </w:r>
      <w:r>
        <w:rPr>
          <w:rFonts w:eastAsia="Times New Roman" w:cs="Times New Roman" w:ascii="Times New Roman" w:hAnsi="Times New Roman"/>
          <w:sz w:val="20"/>
          <w:szCs w:val="20"/>
        </w:rPr>
        <w:t xml:space="preserve"> weekly_sex_issues, sex_issues_per_week, bothered_by_sex_issues; aligned with the “sex” theme</w:t>
      </w:r>
    </w:p>
    <w:p>
      <w:pPr>
        <w:pStyle w:val="Normal"/>
        <w:ind w:firstLine="284"/>
        <w:jc w:val="both"/>
        <w:rPr>
          <w:rFonts w:ascii="Times New Roman" w:hAnsi="Times New Roman" w:eastAsia="Times New Roman" w:cs="Times New Roman"/>
          <w:sz w:val="20"/>
          <w:szCs w:val="20"/>
        </w:rPr>
      </w:pPr>
      <w:r>
        <w:rPr/>
        <w:drawing>
          <wp:inline distT="0" distB="0" distL="0" distR="0">
            <wp:extent cx="5314950" cy="3288665"/>
            <wp:effectExtent l="0" t="0" r="0" b="0"/>
            <wp:docPr id="10" name="Picture 20549149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54914996" descr=""/>
                    <pic:cNvPicPr>
                      <a:picLocks noChangeAspect="1" noChangeArrowheads="1"/>
                    </pic:cNvPicPr>
                  </pic:nvPicPr>
                  <pic:blipFill>
                    <a:blip r:embed="rId13"/>
                    <a:stretch>
                      <a:fillRect/>
                    </a:stretch>
                  </pic:blipFill>
                  <pic:spPr bwMode="auto">
                    <a:xfrm>
                      <a:off x="0" y="0"/>
                      <a:ext cx="5314950" cy="3288665"/>
                    </a:xfrm>
                    <a:prstGeom prst="rect">
                      <a:avLst/>
                    </a:prstGeom>
                  </pic:spPr>
                </pic:pic>
              </a:graphicData>
            </a:graphic>
          </wp:inline>
        </w:drawing>
      </w:r>
    </w:p>
    <w:p>
      <w:pPr>
        <w:pStyle w:val="Normal"/>
        <w:ind w:firstLine="284"/>
        <w:jc w:val="both"/>
        <w:rPr>
          <w:rFonts w:ascii="Times New Roman" w:hAnsi="Times New Roman" w:eastAsia="Times New Roman" w:cs="Times New Roman"/>
          <w:i/>
          <w:i/>
          <w:iCs/>
          <w:sz w:val="20"/>
          <w:szCs w:val="20"/>
        </w:rPr>
      </w:pPr>
      <w:bookmarkStart w:id="10" w:name="_Ref99307108"/>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9</w:t>
      </w:r>
      <w:r>
        <w:rPr>
          <w:sz w:val="20"/>
          <w:szCs w:val="20"/>
          <w:rFonts w:eastAsia="Times New Roman" w:cs="Times New Roman" w:ascii="Times New Roman" w:hAnsi="Times New Roman"/>
          <w:lang w:val="en-GB"/>
        </w:rPr>
        <w:fldChar w:fldCharType="end"/>
      </w:r>
      <w:bookmarkEnd w:id="10"/>
      <w:r>
        <w:rPr>
          <w:rFonts w:eastAsia="Times New Roman" w:cs="Times New Roman" w:ascii="Times New Roman" w:hAnsi="Times New Roman"/>
          <w:i/>
          <w:iCs/>
          <w:sz w:val="20"/>
          <w:szCs w:val="20"/>
        </w:rPr>
        <w:t>: EFA Results Under Varimax Rotation</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As captured in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REF _Ref99307196 \h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Figure 10</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sz w:val="20"/>
          <w:szCs w:val="20"/>
        </w:rPr>
        <w:t>, 66% of the variance could be explained under these 8 factors under the varimax rotation approach:</w:t>
      </w:r>
    </w:p>
    <w:p>
      <w:pPr>
        <w:pStyle w:val="Normal"/>
        <w:ind w:firstLine="284"/>
        <w:jc w:val="both"/>
        <w:rPr>
          <w:rFonts w:ascii="Times New Roman" w:hAnsi="Times New Roman" w:eastAsia="Times New Roman" w:cs="Times New Roman"/>
          <w:sz w:val="20"/>
          <w:szCs w:val="20"/>
        </w:rPr>
      </w:pPr>
      <w:r>
        <w:rPr/>
        <w:drawing>
          <wp:inline distT="0" distB="0" distL="0" distR="0">
            <wp:extent cx="4572000" cy="666750"/>
            <wp:effectExtent l="0" t="0" r="0" b="0"/>
            <wp:docPr id="11" name="Picture 13292913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29291345" descr=""/>
                    <pic:cNvPicPr>
                      <a:picLocks noChangeAspect="1" noChangeArrowheads="1"/>
                    </pic:cNvPicPr>
                  </pic:nvPicPr>
                  <pic:blipFill>
                    <a:blip r:embed="rId14"/>
                    <a:stretch>
                      <a:fillRect/>
                    </a:stretch>
                  </pic:blipFill>
                  <pic:spPr bwMode="auto">
                    <a:xfrm>
                      <a:off x="0" y="0"/>
                      <a:ext cx="4572000" cy="666750"/>
                    </a:xfrm>
                    <a:prstGeom prst="rect">
                      <a:avLst/>
                    </a:prstGeom>
                  </pic:spPr>
                </pic:pic>
              </a:graphicData>
            </a:graphic>
          </wp:inline>
        </w:drawing>
      </w:r>
    </w:p>
    <w:p>
      <w:pPr>
        <w:pStyle w:val="Normal"/>
        <w:ind w:firstLine="284"/>
        <w:jc w:val="both"/>
        <w:rPr>
          <w:rFonts w:ascii="Times New Roman" w:hAnsi="Times New Roman" w:eastAsia="Times New Roman" w:cs="Times New Roman"/>
          <w:i/>
          <w:i/>
          <w:iCs/>
          <w:sz w:val="20"/>
          <w:szCs w:val="20"/>
        </w:rPr>
      </w:pPr>
      <w:bookmarkStart w:id="11" w:name="_Ref99307196"/>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10</w:t>
      </w:r>
      <w:r>
        <w:rPr>
          <w:sz w:val="20"/>
          <w:szCs w:val="20"/>
          <w:rFonts w:eastAsia="Times New Roman" w:cs="Times New Roman" w:ascii="Times New Roman" w:hAnsi="Times New Roman"/>
          <w:lang w:val="en-GB"/>
        </w:rPr>
        <w:fldChar w:fldCharType="end"/>
      </w:r>
      <w:bookmarkEnd w:id="11"/>
      <w:r>
        <w:rPr>
          <w:rFonts w:eastAsia="Times New Roman" w:cs="Times New Roman" w:ascii="Times New Roman" w:hAnsi="Times New Roman"/>
          <w:i/>
          <w:iCs/>
          <w:sz w:val="20"/>
          <w:szCs w:val="20"/>
        </w:rPr>
        <w:t>: Variance Explained by Factors Under Varimax Rotation</w:t>
      </w:r>
    </w:p>
    <w:p>
      <w:pPr>
        <w:pStyle w:val="Normal"/>
        <w:ind w:firstLine="284"/>
        <w:jc w:val="both"/>
        <w:rPr>
          <w:rFonts w:ascii="Times New Roman" w:hAnsi="Times New Roman" w:eastAsia="Times New Roman" w:cs="Times New Roman"/>
          <w:b/>
          <w:b/>
          <w:i/>
          <w:i/>
          <w:iCs/>
          <w:sz w:val="20"/>
          <w:szCs w:val="20"/>
        </w:rPr>
      </w:pPr>
      <w:r>
        <w:rPr>
          <w:rFonts w:eastAsia="Times New Roman" w:cs="Times New Roman" w:ascii="Times New Roman" w:hAnsi="Times New Roman"/>
          <w:b/>
          <w:i/>
          <w:iCs/>
          <w:sz w:val="20"/>
          <w:szCs w:val="20"/>
        </w:rPr>
      </w:r>
    </w:p>
    <w:p>
      <w:pPr>
        <w:pStyle w:val="Normal"/>
        <w:ind w:firstLine="284"/>
        <w:jc w:val="both"/>
        <w:rPr>
          <w:rFonts w:ascii="Times New Roman" w:hAnsi="Times New Roman" w:eastAsia="Times New Roman" w:cs="Times New Roman"/>
          <w:b/>
          <w:b/>
          <w:i/>
          <w:i/>
          <w:iCs/>
          <w:sz w:val="20"/>
          <w:szCs w:val="20"/>
        </w:rPr>
      </w:pPr>
      <w:r>
        <w:rPr>
          <w:rFonts w:eastAsia="Times New Roman" w:cs="Times New Roman" w:ascii="Times New Roman" w:hAnsi="Times New Roman"/>
          <w:b/>
          <w:i/>
          <w:iCs/>
          <w:sz w:val="20"/>
          <w:szCs w:val="20"/>
        </w:rPr>
      </w:r>
      <w:r>
        <w:br w:type="page"/>
      </w:r>
    </w:p>
    <w:p>
      <w:pPr>
        <w:pStyle w:val="Normal"/>
        <w:ind w:firstLine="284"/>
        <w:jc w:val="both"/>
        <w:rPr>
          <w:rFonts w:ascii="Times New Roman" w:hAnsi="Times New Roman" w:eastAsia="Times New Roman" w:cs="Times New Roman"/>
          <w:b/>
          <w:b/>
          <w:i/>
          <w:i/>
          <w:iCs/>
          <w:sz w:val="20"/>
          <w:szCs w:val="20"/>
        </w:rPr>
      </w:pPr>
      <w:r>
        <w:rPr>
          <w:rFonts w:eastAsia="Times New Roman" w:cs="Times New Roman" w:ascii="Times New Roman" w:hAnsi="Times New Roman"/>
          <w:b/>
          <w:i/>
          <w:iCs/>
          <w:sz w:val="20"/>
          <w:szCs w:val="20"/>
        </w:rPr>
        <w:t>Oblique Rotation</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The factor alignment under the oblique rotation approach was similar to that of the varimax rotation approach, suggesting that 63% of the variance can be explained under the 8 factors. This information is presented in the following output:</w:t>
      </w:r>
    </w:p>
    <w:p>
      <w:pPr>
        <w:pStyle w:val="Normal"/>
        <w:ind w:firstLine="284"/>
        <w:jc w:val="both"/>
        <w:rPr>
          <w:rFonts w:ascii="Times New Roman" w:hAnsi="Times New Roman" w:eastAsia="Times New Roman" w:cs="Times New Roman"/>
          <w:sz w:val="20"/>
          <w:szCs w:val="20"/>
        </w:rPr>
      </w:pPr>
      <w:r>
        <w:rPr/>
        <w:drawing>
          <wp:inline distT="0" distB="0" distL="0" distR="0">
            <wp:extent cx="3994150" cy="3136900"/>
            <wp:effectExtent l="0" t="0" r="0" b="0"/>
            <wp:docPr id="12" name="Picture 225658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5658514" descr=""/>
                    <pic:cNvPicPr>
                      <a:picLocks noChangeAspect="1" noChangeArrowheads="1"/>
                    </pic:cNvPicPr>
                  </pic:nvPicPr>
                  <pic:blipFill>
                    <a:blip r:embed="rId15"/>
                    <a:stretch>
                      <a:fillRect/>
                    </a:stretch>
                  </pic:blipFill>
                  <pic:spPr bwMode="auto">
                    <a:xfrm>
                      <a:off x="0" y="0"/>
                      <a:ext cx="3994150" cy="3136900"/>
                    </a:xfrm>
                    <a:prstGeom prst="rect">
                      <a:avLst/>
                    </a:prstGeom>
                  </pic:spPr>
                </pic:pic>
              </a:graphicData>
            </a:graphic>
          </wp:inline>
        </w:drawing>
      </w:r>
    </w:p>
    <w:p>
      <w:pPr>
        <w:pStyle w:val="Normal"/>
        <w:ind w:firstLine="284"/>
        <w:jc w:val="both"/>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11</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i/>
          <w:iCs/>
          <w:sz w:val="20"/>
          <w:szCs w:val="20"/>
        </w:rPr>
        <w:t>: EFA Results Under Oblique Rotation</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Clear boundaries are visible for each of the factor loadings, as demonstrated in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REF _Ref99307448 \h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Figure 12</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sz w:val="20"/>
          <w:szCs w:val="20"/>
        </w:rPr>
        <w:t>:</w:t>
      </w:r>
    </w:p>
    <w:p>
      <w:pPr>
        <w:pStyle w:val="Normal"/>
        <w:ind w:firstLine="284"/>
        <w:jc w:val="both"/>
        <w:rPr>
          <w:rFonts w:ascii="Times New Roman" w:hAnsi="Times New Roman" w:eastAsia="Times New Roman" w:cs="Times New Roman"/>
          <w:sz w:val="20"/>
          <w:szCs w:val="20"/>
        </w:rPr>
      </w:pPr>
      <w:r>
        <w:rPr/>
        <w:drawing>
          <wp:inline distT="0" distB="0" distL="0" distR="0">
            <wp:extent cx="3771900" cy="2412365"/>
            <wp:effectExtent l="0" t="0" r="0" b="0"/>
            <wp:docPr id="13" name="Picture 900708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00708157" descr=""/>
                    <pic:cNvPicPr>
                      <a:picLocks noChangeAspect="1" noChangeArrowheads="1"/>
                    </pic:cNvPicPr>
                  </pic:nvPicPr>
                  <pic:blipFill>
                    <a:blip r:embed="rId16"/>
                    <a:stretch>
                      <a:fillRect/>
                    </a:stretch>
                  </pic:blipFill>
                  <pic:spPr bwMode="auto">
                    <a:xfrm>
                      <a:off x="0" y="0"/>
                      <a:ext cx="3771900" cy="2412365"/>
                    </a:xfrm>
                    <a:prstGeom prst="rect">
                      <a:avLst/>
                    </a:prstGeom>
                  </pic:spPr>
                </pic:pic>
              </a:graphicData>
            </a:graphic>
          </wp:inline>
        </w:drawing>
      </w:r>
    </w:p>
    <w:p>
      <w:pPr>
        <w:pStyle w:val="Normal"/>
        <w:ind w:firstLine="284"/>
        <w:jc w:val="both"/>
        <w:rPr>
          <w:rFonts w:ascii="Times New Roman" w:hAnsi="Times New Roman" w:eastAsia="Times New Roman" w:cs="Times New Roman"/>
          <w:i/>
          <w:i/>
          <w:iCs/>
          <w:sz w:val="20"/>
          <w:szCs w:val="20"/>
        </w:rPr>
      </w:pPr>
      <w:bookmarkStart w:id="12" w:name="_Ref99307448"/>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12</w:t>
      </w:r>
      <w:r>
        <w:rPr>
          <w:sz w:val="20"/>
          <w:szCs w:val="20"/>
          <w:rFonts w:eastAsia="Times New Roman" w:cs="Times New Roman" w:ascii="Times New Roman" w:hAnsi="Times New Roman"/>
          <w:lang w:val="en-GB"/>
        </w:rPr>
        <w:fldChar w:fldCharType="end"/>
      </w:r>
      <w:bookmarkEnd w:id="12"/>
      <w:r>
        <w:rPr>
          <w:rFonts w:eastAsia="Times New Roman" w:cs="Times New Roman" w:ascii="Times New Roman" w:hAnsi="Times New Roman"/>
          <w:i/>
          <w:iCs/>
          <w:sz w:val="20"/>
          <w:szCs w:val="20"/>
        </w:rPr>
        <w:t>: EFA Factor Loadings</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The following path diagram shows the clear distinctions for each factor and their respective loadings:</w:t>
      </w:r>
    </w:p>
    <w:p>
      <w:pPr>
        <w:pStyle w:val="Normal"/>
        <w:ind w:firstLine="284"/>
        <w:jc w:val="both"/>
        <w:rPr>
          <w:rFonts w:ascii="Times New Roman" w:hAnsi="Times New Roman" w:eastAsia="Times New Roman" w:cs="Times New Roman"/>
          <w:sz w:val="20"/>
          <w:szCs w:val="20"/>
        </w:rPr>
      </w:pPr>
      <w:r>
        <w:rPr/>
        <w:drawing>
          <wp:inline distT="0" distB="0" distL="0" distR="0">
            <wp:extent cx="4572000" cy="2933700"/>
            <wp:effectExtent l="0" t="0" r="0" b="0"/>
            <wp:docPr id="14" name="Picture 14333385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33338510" descr=""/>
                    <pic:cNvPicPr>
                      <a:picLocks noChangeAspect="1" noChangeArrowheads="1"/>
                    </pic:cNvPicPr>
                  </pic:nvPicPr>
                  <pic:blipFill>
                    <a:blip r:embed="rId17"/>
                    <a:stretch>
                      <a:fillRect/>
                    </a:stretch>
                  </pic:blipFill>
                  <pic:spPr bwMode="auto">
                    <a:xfrm>
                      <a:off x="0" y="0"/>
                      <a:ext cx="4572000" cy="2933700"/>
                    </a:xfrm>
                    <a:prstGeom prst="rect">
                      <a:avLst/>
                    </a:prstGeom>
                  </pic:spPr>
                </pic:pic>
              </a:graphicData>
            </a:graphic>
          </wp:inline>
        </w:drawing>
      </w:r>
    </w:p>
    <w:p>
      <w:pPr>
        <w:pStyle w:val="Normal"/>
        <w:ind w:firstLine="284"/>
        <w:jc w:val="both"/>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13</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i/>
          <w:iCs/>
          <w:sz w:val="20"/>
          <w:szCs w:val="20"/>
        </w:rPr>
        <w:t>: EFA Path Diagram</w:t>
      </w:r>
      <w:bookmarkStart w:id="13" w:name="_Toc99305163"/>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b/>
          <w:bCs/>
          <w:sz w:val="20"/>
          <w:szCs w:val="20"/>
        </w:rPr>
        <w:t>Confirmatory Factor Analysis</w:t>
      </w:r>
      <w:bookmarkEnd w:id="13"/>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Confirmatory Factor Analysis (CFA) can be used to evaluate factor significance using a hypothesized model. In this analysis, we construct a model that groups factors as:</w:t>
      </w:r>
    </w:p>
    <w:p>
      <w:pPr>
        <w:pStyle w:val="Normal"/>
        <w:numPr>
          <w:ilvl w:val="0"/>
          <w:numId w:val="3"/>
        </w:numPr>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w:t>
      </w:r>
      <w:r>
        <w:rPr>
          <w:rFonts w:eastAsia="Times New Roman" w:cs="Times New Roman" w:ascii="Times New Roman" w:hAnsi="Times New Roman"/>
          <w:sz w:val="20"/>
          <w:szCs w:val="20"/>
        </w:rPr>
        <w:t>Alcohol” – any factors that have to do with alcohol or drinking</w:t>
      </w:r>
    </w:p>
    <w:p>
      <w:pPr>
        <w:pStyle w:val="Normal"/>
        <w:numPr>
          <w:ilvl w:val="0"/>
          <w:numId w:val="3"/>
        </w:numPr>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w:t>
      </w:r>
      <w:r>
        <w:rPr>
          <w:rFonts w:eastAsia="Times New Roman" w:cs="Times New Roman" w:ascii="Times New Roman" w:hAnsi="Times New Roman"/>
          <w:sz w:val="20"/>
          <w:szCs w:val="20"/>
        </w:rPr>
        <w:t>Substance” – any factors that are substance-related (excluding alcohol), including smoking, cannabis, or other drugs</w:t>
      </w:r>
    </w:p>
    <w:p>
      <w:pPr>
        <w:pStyle w:val="Normal"/>
        <w:numPr>
          <w:ilvl w:val="0"/>
          <w:numId w:val="3"/>
        </w:numPr>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w:t>
      </w:r>
      <w:r>
        <w:rPr>
          <w:rFonts w:eastAsia="Times New Roman" w:cs="Times New Roman" w:ascii="Times New Roman" w:hAnsi="Times New Roman"/>
          <w:sz w:val="20"/>
          <w:szCs w:val="20"/>
        </w:rPr>
        <w:t>NonSubstance” – any factors related to addiction that are not alcohol, smoking, or drugs, such as eating, gambling, sex, or mental health</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Our initial model included all factors in our intake assessment data as grouped into the above categories. The data was also scaled for normalization purposes. As presented in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REF _Ref99307716 \h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Figure 14</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sz w:val="20"/>
          <w:szCs w:val="20"/>
        </w:rPr>
        <w:t xml:space="preserve">, the model did not fit well, producing a CFI of 0.635 and RMSEA of 0.143. </w:t>
      </w:r>
    </w:p>
    <w:p>
      <w:pPr>
        <w:pStyle w:val="Normal"/>
        <w:ind w:firstLine="284"/>
        <w:jc w:val="both"/>
        <w:rPr>
          <w:rFonts w:ascii="Times New Roman" w:hAnsi="Times New Roman" w:eastAsia="Times New Roman" w:cs="Times New Roman"/>
          <w:sz w:val="20"/>
          <w:szCs w:val="20"/>
        </w:rPr>
      </w:pPr>
      <w:r>
        <w:rPr/>
        <w:drawing>
          <wp:inline distT="0" distB="0" distL="0" distR="0">
            <wp:extent cx="3745865" cy="2971800"/>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a:picLocks noChangeAspect="1" noChangeArrowheads="1"/>
                    </pic:cNvPicPr>
                  </pic:nvPicPr>
                  <pic:blipFill>
                    <a:blip r:embed="rId18"/>
                    <a:srcRect l="0" t="0" r="0" b="1431"/>
                    <a:stretch>
                      <a:fillRect/>
                    </a:stretch>
                  </pic:blipFill>
                  <pic:spPr bwMode="auto">
                    <a:xfrm>
                      <a:off x="0" y="0"/>
                      <a:ext cx="3745865" cy="2971800"/>
                    </a:xfrm>
                    <a:prstGeom prst="rect">
                      <a:avLst/>
                    </a:prstGeom>
                  </pic:spPr>
                </pic:pic>
              </a:graphicData>
            </a:graphic>
          </wp:inline>
        </w:drawing>
      </w:r>
    </w:p>
    <w:p>
      <w:pPr>
        <w:pStyle w:val="Normal"/>
        <w:ind w:firstLine="284"/>
        <w:jc w:val="both"/>
        <w:rPr>
          <w:rFonts w:ascii="Times New Roman" w:hAnsi="Times New Roman" w:eastAsia="Times New Roman" w:cs="Times New Roman"/>
          <w:i/>
          <w:i/>
          <w:iCs/>
          <w:sz w:val="20"/>
          <w:szCs w:val="20"/>
        </w:rPr>
      </w:pPr>
      <w:bookmarkStart w:id="14" w:name="_Ref99307716"/>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14</w:t>
      </w:r>
      <w:r>
        <w:rPr>
          <w:sz w:val="20"/>
          <w:szCs w:val="20"/>
          <w:rFonts w:eastAsia="Times New Roman" w:cs="Times New Roman" w:ascii="Times New Roman" w:hAnsi="Times New Roman"/>
          <w:lang w:val="en-GB"/>
        </w:rPr>
        <w:fldChar w:fldCharType="end"/>
      </w:r>
      <w:bookmarkEnd w:id="14"/>
      <w:r>
        <w:rPr>
          <w:rFonts w:eastAsia="Times New Roman" w:cs="Times New Roman" w:ascii="Times New Roman" w:hAnsi="Times New Roman"/>
          <w:i/>
          <w:iCs/>
          <w:sz w:val="20"/>
          <w:szCs w:val="20"/>
        </w:rPr>
        <w:t>: First CFA Model Summary</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A second attempt was constructed by removing several factors that had weak estimates or high </w:t>
      </w:r>
      <w:r>
        <w:rPr>
          <w:rFonts w:eastAsia="Times New Roman" w:cs="Times New Roman" w:ascii="Times New Roman" w:hAnsi="Times New Roman"/>
          <w:i/>
          <w:iCs/>
          <w:sz w:val="20"/>
          <w:szCs w:val="20"/>
        </w:rPr>
        <w:t>p</w:t>
      </w:r>
      <w:r>
        <w:rPr>
          <w:rFonts w:eastAsia="Times New Roman" w:cs="Times New Roman" w:ascii="Times New Roman" w:hAnsi="Times New Roman"/>
          <w:sz w:val="20"/>
          <w:szCs w:val="20"/>
        </w:rPr>
        <w:t xml:space="preserve">-values. </w:t>
      </w:r>
      <w:hyperlink r:id="rId19">
        <w:r>
          <w:rPr>
            <w:rStyle w:val="InternetLink"/>
            <w:rFonts w:eastAsia="Times New Roman" w:cs="Times New Roman" w:ascii="Times New Roman" w:hAnsi="Times New Roman"/>
            <w:sz w:val="20"/>
            <w:szCs w:val="20"/>
          </w:rPr>
          <w:t>Some analysts</w:t>
        </w:r>
      </w:hyperlink>
      <w:r>
        <w:rPr>
          <w:rFonts w:eastAsia="Times New Roman" w:cs="Times New Roman" w:ascii="Times New Roman" w:hAnsi="Times New Roman"/>
          <w:sz w:val="20"/>
          <w:szCs w:val="20"/>
        </w:rPr>
        <w:t xml:space="preserve"> suggest that simplifying a CFA model, especially in the presence of a low number of observations, can be helpful for improving the model fitness.</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Evidently, this second model exhibited a greatly improved fit, producing a CFI of 0.933. However, the RMSEA was still relatively high at value of 0.121. Additionally, the estimates of the modeled latent variables were not strong, and deemed to be insignificant with </w:t>
      </w:r>
      <w:r>
        <w:rPr>
          <w:rFonts w:eastAsia="Times New Roman" w:cs="Times New Roman" w:ascii="Times New Roman" w:hAnsi="Times New Roman"/>
          <w:i/>
          <w:iCs/>
          <w:sz w:val="20"/>
          <w:szCs w:val="20"/>
        </w:rPr>
        <w:t>p</w:t>
      </w:r>
      <w:r>
        <w:rPr>
          <w:rFonts w:eastAsia="Times New Roman" w:cs="Times New Roman" w:ascii="Times New Roman" w:hAnsi="Times New Roman"/>
          <w:sz w:val="20"/>
          <w:szCs w:val="20"/>
        </w:rPr>
        <w:t xml:space="preserve">-values greater than 0.05 in each case. This information is presented in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REF _Ref99308400 \h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Figure 15</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sz w:val="20"/>
          <w:szCs w:val="20"/>
        </w:rPr>
        <w:t xml:space="preserve"> and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REF _Ref99308403 \h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Figure 16</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sz w:val="20"/>
          <w:szCs w:val="20"/>
        </w:rPr>
        <w:t>.</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firstLine="284"/>
        <w:jc w:val="both"/>
        <w:rPr>
          <w:rFonts w:ascii="Times New Roman" w:hAnsi="Times New Roman" w:eastAsia="Times New Roman" w:cs="Times New Roman"/>
          <w:sz w:val="20"/>
          <w:szCs w:val="20"/>
        </w:rPr>
      </w:pPr>
      <w:r>
        <w:rPr/>
        <w:drawing>
          <wp:inline distT="0" distB="0" distL="0" distR="0">
            <wp:extent cx="3733800" cy="2997200"/>
            <wp:effectExtent l="0" t="0" r="0" b="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a:picLocks noChangeAspect="1" noChangeArrowheads="1"/>
                    </pic:cNvPicPr>
                  </pic:nvPicPr>
                  <pic:blipFill>
                    <a:blip r:embed="rId20"/>
                    <a:stretch>
                      <a:fillRect/>
                    </a:stretch>
                  </pic:blipFill>
                  <pic:spPr bwMode="auto">
                    <a:xfrm>
                      <a:off x="0" y="0"/>
                      <a:ext cx="3733800" cy="2997200"/>
                    </a:xfrm>
                    <a:prstGeom prst="rect">
                      <a:avLst/>
                    </a:prstGeom>
                  </pic:spPr>
                </pic:pic>
              </a:graphicData>
            </a:graphic>
          </wp:inline>
        </w:drawing>
      </w:r>
    </w:p>
    <w:p>
      <w:pPr>
        <w:pStyle w:val="Normal"/>
        <w:ind w:firstLine="284"/>
        <w:jc w:val="both"/>
        <w:rPr>
          <w:rFonts w:ascii="Times New Roman" w:hAnsi="Times New Roman" w:eastAsia="Times New Roman" w:cs="Times New Roman"/>
          <w:i/>
          <w:i/>
          <w:iCs/>
          <w:sz w:val="20"/>
          <w:szCs w:val="20"/>
        </w:rPr>
      </w:pPr>
      <w:bookmarkStart w:id="15" w:name="_Ref99308400"/>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15</w:t>
      </w:r>
      <w:r>
        <w:rPr>
          <w:sz w:val="20"/>
          <w:szCs w:val="20"/>
          <w:rFonts w:eastAsia="Times New Roman" w:cs="Times New Roman" w:ascii="Times New Roman" w:hAnsi="Times New Roman"/>
          <w:lang w:val="en-GB"/>
        </w:rPr>
        <w:fldChar w:fldCharType="end"/>
      </w:r>
      <w:bookmarkEnd w:id="15"/>
      <w:r>
        <w:rPr>
          <w:rFonts w:eastAsia="Times New Roman" w:cs="Times New Roman" w:ascii="Times New Roman" w:hAnsi="Times New Roman"/>
          <w:i/>
          <w:iCs/>
          <w:sz w:val="20"/>
          <w:szCs w:val="20"/>
        </w:rPr>
        <w:t>: Second CFA Model Summary</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firstLine="284"/>
        <w:jc w:val="both"/>
        <w:rPr>
          <w:rFonts w:ascii="Times New Roman" w:hAnsi="Times New Roman" w:eastAsia="Times New Roman" w:cs="Times New Roman"/>
          <w:sz w:val="20"/>
          <w:szCs w:val="20"/>
        </w:rPr>
      </w:pPr>
      <w:r>
        <w:rPr/>
        <w:drawing>
          <wp:inline distT="0" distB="0" distL="0" distR="0">
            <wp:extent cx="3740150" cy="2355850"/>
            <wp:effectExtent l="0" t="0" r="0" b="0"/>
            <wp:docPr id="17" name="Picture 1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A picture containing text, receipt&#10;&#10;Description automatically generated"/>
                    <pic:cNvPicPr>
                      <a:picLocks noChangeAspect="1" noChangeArrowheads="1"/>
                    </pic:cNvPicPr>
                  </pic:nvPicPr>
                  <pic:blipFill>
                    <a:blip r:embed="rId21"/>
                    <a:stretch>
                      <a:fillRect/>
                    </a:stretch>
                  </pic:blipFill>
                  <pic:spPr bwMode="auto">
                    <a:xfrm>
                      <a:off x="0" y="0"/>
                      <a:ext cx="3740150" cy="2355850"/>
                    </a:xfrm>
                    <a:prstGeom prst="rect">
                      <a:avLst/>
                    </a:prstGeom>
                  </pic:spPr>
                </pic:pic>
              </a:graphicData>
            </a:graphic>
          </wp:inline>
        </w:drawing>
      </w:r>
    </w:p>
    <w:p>
      <w:pPr>
        <w:pStyle w:val="Normal"/>
        <w:ind w:firstLine="284"/>
        <w:jc w:val="both"/>
        <w:rPr>
          <w:rFonts w:ascii="Times New Roman" w:hAnsi="Times New Roman" w:eastAsia="Times New Roman" w:cs="Times New Roman"/>
          <w:i/>
          <w:i/>
          <w:iCs/>
          <w:sz w:val="20"/>
          <w:szCs w:val="20"/>
        </w:rPr>
      </w:pPr>
      <w:bookmarkStart w:id="16" w:name="_Ref99308403"/>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16</w:t>
      </w:r>
      <w:r>
        <w:rPr>
          <w:sz w:val="20"/>
          <w:szCs w:val="20"/>
          <w:rFonts w:eastAsia="Times New Roman" w:cs="Times New Roman" w:ascii="Times New Roman" w:hAnsi="Times New Roman"/>
          <w:lang w:val="en-GB"/>
        </w:rPr>
        <w:fldChar w:fldCharType="end"/>
      </w:r>
      <w:bookmarkEnd w:id="16"/>
      <w:r>
        <w:rPr>
          <w:rFonts w:eastAsia="Times New Roman" w:cs="Times New Roman" w:ascii="Times New Roman" w:hAnsi="Times New Roman"/>
          <w:i/>
          <w:iCs/>
          <w:sz w:val="20"/>
          <w:szCs w:val="20"/>
        </w:rPr>
        <w:t>: Second CFA Model Latent Variable Estimates and Significance</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This updated CFA model produced the path diagram illustrated in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REF _Ref99308379 \h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Figure 17</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sz w:val="20"/>
          <w:szCs w:val="20"/>
        </w:rPr>
        <w:t>.</w:t>
      </w:r>
    </w:p>
    <w:p>
      <w:pPr>
        <w:pStyle w:val="Normal"/>
        <w:ind w:firstLine="284"/>
        <w:jc w:val="both"/>
        <w:rPr>
          <w:rFonts w:ascii="Times New Roman" w:hAnsi="Times New Roman" w:eastAsia="Times New Roman" w:cs="Times New Roman"/>
          <w:sz w:val="20"/>
          <w:szCs w:val="20"/>
        </w:rPr>
      </w:pPr>
      <w:r>
        <w:rPr/>
        <w:drawing>
          <wp:inline distT="0" distB="0" distL="0" distR="0">
            <wp:extent cx="5942965" cy="2913380"/>
            <wp:effectExtent l="0" t="0" r="0" b="0"/>
            <wp:docPr id="18"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Diagram&#10;&#10;Description automatically generated"/>
                    <pic:cNvPicPr>
                      <a:picLocks noChangeAspect="1" noChangeArrowheads="1"/>
                    </pic:cNvPicPr>
                  </pic:nvPicPr>
                  <pic:blipFill>
                    <a:blip r:embed="rId22"/>
                    <a:srcRect l="0" t="9520" r="0" b="10649"/>
                    <a:stretch>
                      <a:fillRect/>
                    </a:stretch>
                  </pic:blipFill>
                  <pic:spPr bwMode="auto">
                    <a:xfrm>
                      <a:off x="0" y="0"/>
                      <a:ext cx="5942965" cy="2913380"/>
                    </a:xfrm>
                    <a:prstGeom prst="rect">
                      <a:avLst/>
                    </a:prstGeom>
                  </pic:spPr>
                </pic:pic>
              </a:graphicData>
            </a:graphic>
          </wp:inline>
        </w:drawing>
      </w:r>
    </w:p>
    <w:p>
      <w:pPr>
        <w:pStyle w:val="Normal"/>
        <w:ind w:firstLine="284"/>
        <w:jc w:val="both"/>
        <w:rPr>
          <w:rFonts w:ascii="Times New Roman" w:hAnsi="Times New Roman" w:eastAsia="Times New Roman" w:cs="Times New Roman"/>
          <w:b/>
          <w:b/>
          <w:bCs/>
          <w:i/>
          <w:i/>
          <w:iCs/>
          <w:sz w:val="20"/>
          <w:szCs w:val="20"/>
        </w:rPr>
      </w:pPr>
      <w:bookmarkStart w:id="17" w:name="_Ref99308379"/>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17</w:t>
      </w:r>
      <w:r>
        <w:rPr>
          <w:sz w:val="20"/>
          <w:szCs w:val="20"/>
          <w:rFonts w:eastAsia="Times New Roman" w:cs="Times New Roman" w:ascii="Times New Roman" w:hAnsi="Times New Roman"/>
          <w:lang w:val="en-GB"/>
        </w:rPr>
        <w:fldChar w:fldCharType="end"/>
      </w:r>
      <w:bookmarkEnd w:id="17"/>
      <w:r>
        <w:rPr>
          <w:rFonts w:eastAsia="Times New Roman" w:cs="Times New Roman" w:ascii="Times New Roman" w:hAnsi="Times New Roman"/>
          <w:i/>
          <w:iCs/>
          <w:sz w:val="20"/>
          <w:szCs w:val="20"/>
        </w:rPr>
        <w:t>: CFA Path Diagram</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Although interesting to perform, the hypothesized CFA models are not strongly supported by the available data. This could possibly be improved with larger data samples or by developing different hypotheses to analyze.</w:t>
      </w:r>
    </w:p>
    <w:p>
      <w:pPr>
        <w:pStyle w:val="Normal"/>
        <w:rPr>
          <w:rFonts w:ascii="Times New Roman" w:hAnsi="Times New Roman" w:eastAsia="Times New Roman" w:cs="Times New Roman"/>
          <w:b/>
          <w:b/>
          <w:bCs/>
          <w:i/>
          <w:i/>
          <w:iCs/>
          <w:smallCaps/>
          <w:sz w:val="20"/>
          <w:szCs w:val="20"/>
        </w:rPr>
      </w:pPr>
      <w:r>
        <w:rPr>
          <w:rFonts w:eastAsia="Times New Roman" w:cs="Times New Roman" w:ascii="Times New Roman" w:hAnsi="Times New Roman"/>
          <w:b/>
          <w:bCs/>
          <w:i/>
          <w:iCs/>
          <w:smallCaps/>
          <w:sz w:val="20"/>
          <w:szCs w:val="20"/>
        </w:rPr>
      </w:r>
      <w:r>
        <w:br w:type="page"/>
      </w:r>
    </w:p>
    <w:p>
      <w:pPr>
        <w:pStyle w:val="Normal"/>
        <w:rPr>
          <w:i/>
          <w:i/>
          <w:iCs/>
        </w:rPr>
      </w:pPr>
      <w:r>
        <w:rPr>
          <w:rFonts w:eastAsia="Times New Roman" w:cs="Times New Roman" w:ascii="Times New Roman" w:hAnsi="Times New Roman"/>
          <w:b/>
          <w:bCs/>
          <w:i/>
          <w:iCs/>
          <w:smallCaps/>
          <w:sz w:val="20"/>
          <w:szCs w:val="20"/>
        </w:rPr>
        <w:t>3.3. Data Modeling Plan</w:t>
      </w:r>
    </w:p>
    <w:p>
      <w:pPr>
        <w:pStyle w:val="Normal"/>
        <w:ind w:firstLine="284"/>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Once the data reduction procedure is completed and resulting preparation steps are employed, consideration of the data model to be built should begin. There are several factors that must be taken into consideration when selecting model candidates:</w:t>
      </w:r>
    </w:p>
    <w:p>
      <w:pPr>
        <w:pStyle w:val="Normal"/>
        <w:numPr>
          <w:ilvl w:val="0"/>
          <w:numId w:val="4"/>
        </w:numPr>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How large is our data set?</w:t>
      </w:r>
    </w:p>
    <w:p>
      <w:pPr>
        <w:pStyle w:val="Normal"/>
        <w:numPr>
          <w:ilvl w:val="0"/>
          <w:numId w:val="4"/>
        </w:numPr>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How many variables will be used as predictor variables?</w:t>
      </w:r>
    </w:p>
    <w:p>
      <w:pPr>
        <w:pStyle w:val="Normal"/>
        <w:numPr>
          <w:ilvl w:val="0"/>
          <w:numId w:val="4"/>
        </w:numPr>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What is our response variable? What data type is it (i.e., continuous, binary, categorical)?</w:t>
      </w:r>
    </w:p>
    <w:p>
      <w:pPr>
        <w:pStyle w:val="Normal"/>
        <w:numPr>
          <w:ilvl w:val="0"/>
          <w:numId w:val="4"/>
        </w:numPr>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How much time does the team have to run the model?</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Taking these factors into consideration, the team will initially aim to build a logistic regression model. This model was selected due to its reliability, the small underlying data size, and its inherent ability to perform efficient binary classification. Additionally, models including Artificial Neural Networks, Stochastic Gradient Boosting Models, and </w:t>
      </w:r>
      <w:r>
        <w:rPr>
          <w:rFonts w:eastAsia="Times New Roman" w:cs="Times New Roman" w:ascii="Times New Roman" w:hAnsi="Times New Roman"/>
          <w:i/>
          <w:iCs/>
          <w:sz w:val="20"/>
          <w:szCs w:val="20"/>
        </w:rPr>
        <w:t>k</w:t>
      </w:r>
      <w:r>
        <w:rPr>
          <w:rFonts w:eastAsia="Times New Roman" w:cs="Times New Roman" w:ascii="Times New Roman" w:hAnsi="Times New Roman"/>
          <w:sz w:val="20"/>
          <w:szCs w:val="20"/>
        </w:rPr>
        <w:t>-Nearest Neighbors (KNN) will also be fitted for comparison of performance and prediction accuracy.</w:t>
      </w:r>
    </w:p>
    <w:p>
      <w:pPr>
        <w:pStyle w:val="Normal"/>
        <w:rPr>
          <w:i/>
          <w:i/>
          <w:iCs/>
        </w:rPr>
      </w:pPr>
      <w:r>
        <w:rPr>
          <w:rFonts w:eastAsia="Times New Roman" w:cs="Times New Roman" w:ascii="Times New Roman" w:hAnsi="Times New Roman"/>
          <w:b/>
          <w:bCs/>
          <w:i/>
          <w:iCs/>
          <w:smallCaps/>
          <w:sz w:val="20"/>
          <w:szCs w:val="20"/>
        </w:rPr>
        <w:t>3.4. Methodology and Model Building</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The next step of the process is centered around model development. In the prior section, the team leveraged the PCA results for dimensionality reduction, significantly reducing the number of predictor variables without compromising the explained level of variance. The training dataset used to generate the PCA model was already devoid of potential outliers in this phase. One of the benefits of using PCA is that it combines highly correlated variables into a set of uncorrelated variables, thereby eliminating existing multi-collinearity between the features. Additionally, the PCA process produces a set of uncorrelated and scaled predictor variables. The PCA model results were then applied to the test data in a similar fashion prior to evaluating each model. The following model was used to fit the various predictive models, where completed_lesson is the target variable and the other variables are the eight predictors engineered via PCA:</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completed_lesson ~ PC1 + PC2 + PC3 + PC4 + PC5 + PC6 + PC7 + PC8</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firstLine="284"/>
        <w:jc w:val="both"/>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Data Modeling</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As mentioned in the prior section, the models selected for prediction of the binary target variable include Logistic Regression, Stochastic Gradient Boosting, Artificial Neural Network, and KNN. These models were fitted and evaluated using a 80% to 20% training to test data split based on our 257 available complete observations (excluding missing values). The following section outlines the details of these models and presents an evaluation of their prediction accuracy:</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firstLine="284"/>
        <w:jc w:val="both"/>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r>
      <w:r>
        <w:br w:type="page"/>
      </w:r>
    </w:p>
    <w:p>
      <w:pPr>
        <w:pStyle w:val="Normal"/>
        <w:ind w:firstLine="284"/>
        <w:jc w:val="both"/>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Logistic Regression</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Logistic Regression is a statistical method used for the prediction of binary outcomes by analyzing the relationship between one or more independent variables. </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First, we must consider the assumptions of logistic regression:</w:t>
      </w:r>
    </w:p>
    <w:p>
      <w:pPr>
        <w:pStyle w:val="Normal"/>
        <w:numPr>
          <w:ilvl w:val="0"/>
          <w:numId w:val="5"/>
        </w:numPr>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The outcome is binary:  completed_lesson, our outcome variable is binary.</w:t>
      </w:r>
    </w:p>
    <w:p>
      <w:pPr>
        <w:pStyle w:val="Normal"/>
        <w:numPr>
          <w:ilvl w:val="0"/>
          <w:numId w:val="5"/>
        </w:numPr>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No influential outliers:  during our outlier analysis, we found that because our data was predominately categorical, and that we did not have an issue with outliers.</w:t>
      </w:r>
    </w:p>
    <w:p>
      <w:pPr>
        <w:pStyle w:val="Normal"/>
        <w:numPr>
          <w:ilvl w:val="0"/>
          <w:numId w:val="5"/>
        </w:numPr>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Absence of multicollinearity: from the Variance Inflation Factor analysis, we can see that there is no multicollinearity between our component variables.</w:t>
      </w:r>
    </w:p>
    <w:p>
      <w:pPr>
        <w:pStyle w:val="Normal"/>
        <w:ind w:firstLine="284"/>
        <w:jc w:val="both"/>
        <w:rPr>
          <w:rFonts w:ascii="Times New Roman" w:hAnsi="Times New Roman" w:eastAsia="Times New Roman" w:cs="Times New Roman"/>
          <w:sz w:val="20"/>
          <w:szCs w:val="20"/>
        </w:rPr>
      </w:pPr>
      <w:r>
        <w:rPr/>
        <w:drawing>
          <wp:inline distT="0" distB="0" distL="0" distR="0">
            <wp:extent cx="5943600" cy="607695"/>
            <wp:effectExtent l="0" t="0" r="0" b="0"/>
            <wp:docPr id="19" name="Picture 1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with medium confidence"/>
                    <pic:cNvPicPr>
                      <a:picLocks noChangeAspect="1" noChangeArrowheads="1"/>
                    </pic:cNvPicPr>
                  </pic:nvPicPr>
                  <pic:blipFill>
                    <a:blip r:embed="rId23"/>
                    <a:stretch>
                      <a:fillRect/>
                    </a:stretch>
                  </pic:blipFill>
                  <pic:spPr bwMode="auto">
                    <a:xfrm>
                      <a:off x="0" y="0"/>
                      <a:ext cx="5943600" cy="607695"/>
                    </a:xfrm>
                    <a:prstGeom prst="rect">
                      <a:avLst/>
                    </a:prstGeom>
                  </pic:spPr>
                </pic:pic>
              </a:graphicData>
            </a:graphic>
          </wp:inline>
        </w:drawing>
      </w:r>
    </w:p>
    <w:p>
      <w:pPr>
        <w:pStyle w:val="Normal"/>
        <w:ind w:firstLine="284"/>
        <w:jc w:val="both"/>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18</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i/>
          <w:iCs/>
          <w:sz w:val="20"/>
          <w:szCs w:val="20"/>
        </w:rPr>
        <w:t>: Logistic Model Variance Inflation Factor</w:t>
      </w:r>
    </w:p>
    <w:p>
      <w:pPr>
        <w:pStyle w:val="Normal"/>
        <w:numPr>
          <w:ilvl w:val="0"/>
          <w:numId w:val="5"/>
        </w:numPr>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Independence of observations:  each observation was collected from a unique user, so we can assume that there is no dependency in our observations.</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The model trained at an accuracy of </w:t>
      </w:r>
      <w:commentRangeStart w:id="21"/>
      <w:r>
        <w:rPr>
          <w:rFonts w:eastAsia="Times New Roman" w:cs="Times New Roman" w:ascii="Times New Roman" w:hAnsi="Times New Roman"/>
          <w:sz w:val="20"/>
          <w:szCs w:val="20"/>
        </w:rPr>
        <w:t xml:space="preserve">56.3% and performed slightly better on the test data set, producing an accuracy of 60%. </w:t>
      </w:r>
      <w:r>
        <w:rPr>
          <w:rFonts w:eastAsia="Times New Roman" w:cs="Times New Roman" w:ascii="Times New Roman" w:hAnsi="Times New Roman"/>
          <w:sz w:val="20"/>
          <w:szCs w:val="20"/>
        </w:rPr>
      </w:r>
      <w:commentRangeEnd w:id="21"/>
      <w:r>
        <w:commentReference w:id="21"/>
      </w:r>
      <w:r>
        <w:rPr>
          <w:rFonts w:eastAsia="Times New Roman" w:cs="Times New Roman" w:ascii="Times New Roman" w:hAnsi="Times New Roman"/>
          <w:sz w:val="20"/>
          <w:szCs w:val="20"/>
        </w:rPr>
        <w:t>The Logistic Regression model also produced an F1 score of 0.4444, which was the highest score observed among the evaluated models:</w:t>
      </w:r>
    </w:p>
    <w:p>
      <w:pPr>
        <w:pStyle w:val="Normal"/>
        <w:ind w:firstLine="284"/>
        <w:jc w:val="both"/>
        <w:rPr>
          <w:rFonts w:ascii="Times New Roman" w:hAnsi="Times New Roman" w:eastAsia="Times New Roman" w:cs="Times New Roman"/>
          <w:sz w:val="20"/>
          <w:szCs w:val="20"/>
        </w:rPr>
      </w:pPr>
      <w:r>
        <w:rPr/>
        <w:drawing>
          <wp:inline distT="0" distB="0" distL="0" distR="0">
            <wp:extent cx="3471545" cy="4800600"/>
            <wp:effectExtent l="0" t="0" r="0" b="0"/>
            <wp:docPr id="20"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Table&#10;&#10;Description automatically generated"/>
                    <pic:cNvPicPr>
                      <a:picLocks noChangeAspect="1" noChangeArrowheads="1"/>
                    </pic:cNvPicPr>
                  </pic:nvPicPr>
                  <pic:blipFill>
                    <a:blip r:embed="rId24"/>
                    <a:stretch>
                      <a:fillRect/>
                    </a:stretch>
                  </pic:blipFill>
                  <pic:spPr bwMode="auto">
                    <a:xfrm>
                      <a:off x="0" y="0"/>
                      <a:ext cx="3471545" cy="4800600"/>
                    </a:xfrm>
                    <a:prstGeom prst="rect">
                      <a:avLst/>
                    </a:prstGeom>
                  </pic:spPr>
                </pic:pic>
              </a:graphicData>
            </a:graphic>
          </wp:inline>
        </w:drawing>
      </w:r>
    </w:p>
    <w:p>
      <w:pPr>
        <w:pStyle w:val="Normal"/>
        <w:ind w:firstLine="284"/>
        <w:jc w:val="both"/>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19</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i/>
          <w:iCs/>
          <w:sz w:val="20"/>
          <w:szCs w:val="20"/>
        </w:rPr>
        <w:t>: Logistic Regression Test Model Results</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firstLine="284"/>
        <w:jc w:val="both"/>
        <w:rPr>
          <w:rFonts w:ascii="Times New Roman" w:hAnsi="Times New Roman" w:eastAsia="Times New Roman" w:cs="Times New Roman"/>
          <w:sz w:val="20"/>
          <w:szCs w:val="20"/>
        </w:rPr>
      </w:pPr>
      <w:r>
        <w:rPr/>
      </w:r>
      <m:oMath xmlns:m="http://schemas.openxmlformats.org/officeDocument/2006/math">
        <m:r>
          <w:rPr>
            <w:rFonts w:ascii="Cambria Math" w:hAnsi="Cambria Math"/>
          </w:rPr>
          <m:t xml:space="preserve">F</m:t>
        </m:r>
        <m:r>
          <w:rPr>
            <w:rFonts w:ascii="Cambria Math" w:hAnsi="Cambria Math"/>
          </w:rPr>
          <m:t xml:space="preserve">1</m:t>
        </m:r>
        <m:r>
          <w:rPr>
            <w:rFonts w:ascii="Cambria Math" w:hAnsi="Cambria Math"/>
          </w:rPr>
          <m:t xml:space="preserve">Score</m:t>
        </m:r>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Precision</m:t>
            </m:r>
            <m:r>
              <w:rPr>
                <w:rFonts w:ascii="Cambria Math" w:hAnsi="Cambria Math"/>
              </w:rPr>
              <m:t xml:space="preserve">×</m:t>
            </m:r>
            <m:r>
              <w:rPr>
                <w:rFonts w:ascii="Cambria Math" w:hAnsi="Cambria Math"/>
              </w:rPr>
              <m:t xml:space="preserve">Recall</m:t>
            </m:r>
          </m:num>
          <m:den>
            <m:r>
              <w:rPr>
                <w:rFonts w:ascii="Cambria Math" w:hAnsi="Cambria Math"/>
              </w:rPr>
              <m:t xml:space="preserve">Precision</m:t>
            </m:r>
            <m:r>
              <w:rPr>
                <w:rFonts w:ascii="Cambria Math" w:hAnsi="Cambria Math"/>
              </w:rPr>
              <m:t xml:space="preserve">+</m:t>
            </m:r>
            <m:r>
              <w:rPr>
                <w:rFonts w:ascii="Cambria Math" w:hAnsi="Cambria Math"/>
              </w:rPr>
              <m:t xml:space="preserve">Recall</m:t>
            </m:r>
          </m:den>
        </m:f>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0.7273</m:t>
            </m:r>
            <m:r>
              <w:rPr>
                <w:rFonts w:ascii="Cambria Math" w:hAnsi="Cambria Math"/>
              </w:rPr>
              <m:t xml:space="preserve">×</m:t>
            </m:r>
            <m:r>
              <w:rPr>
                <w:rFonts w:ascii="Cambria Math" w:hAnsi="Cambria Math"/>
              </w:rPr>
              <m:t xml:space="preserve">0.32</m:t>
            </m:r>
          </m:num>
          <m:den>
            <m:r>
              <w:rPr>
                <w:rFonts w:ascii="Cambria Math" w:hAnsi="Cambria Math"/>
              </w:rPr>
              <m:t xml:space="preserve">0.7273</m:t>
            </m:r>
            <m:r>
              <w:rPr>
                <w:rFonts w:ascii="Cambria Math" w:hAnsi="Cambria Math"/>
              </w:rPr>
              <m:t xml:space="preserve">+</m:t>
            </m:r>
            <m:r>
              <w:rPr>
                <w:rFonts w:ascii="Cambria Math" w:hAnsi="Cambria Math"/>
              </w:rPr>
              <m:t xml:space="preserve">0.32</m:t>
            </m:r>
          </m:den>
        </m:f>
        <m:r>
          <w:rPr>
            <w:rFonts w:ascii="Cambria Math" w:hAnsi="Cambria Math"/>
          </w:rPr>
          <m:t xml:space="preserve">=</m:t>
        </m:r>
        <m:r>
          <w:rPr>
            <w:rFonts w:ascii="Cambria Math" w:hAnsi="Cambria Math"/>
          </w:rPr>
          <m:t xml:space="preserve">0.4444</m:t>
        </m:r>
      </m:oMath>
    </w:p>
    <w:p>
      <w:pPr>
        <w:pStyle w:val="Normal"/>
        <w:ind w:firstLine="284"/>
        <w:jc w:val="both"/>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20</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i/>
          <w:iCs/>
          <w:sz w:val="20"/>
          <w:szCs w:val="20"/>
        </w:rPr>
        <w:t>: Logistic Regression Test Model F1 Score</w:t>
      </w:r>
    </w:p>
    <w:p>
      <w:pPr>
        <w:pStyle w:val="Normal"/>
        <w:ind w:firstLine="284"/>
        <w:jc w:val="both"/>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r>
      <w:r>
        <w:br w:type="page"/>
      </w:r>
    </w:p>
    <w:p>
      <w:pPr>
        <w:pStyle w:val="Normal"/>
        <w:ind w:firstLine="284"/>
        <w:jc w:val="both"/>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Stochastic Gradient Boosting</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Stochastic Gradient Boosting is a machine learning technique that employs a variation of boosting, whereby on each iteration, a subsample is gathered at random from the data and used to fit the base learner. The Stochastic Gradient Boosting model resulted in accuracies of ~55% and 54% on the training and test data, respectively. The test case produced an F1 score 0.3429:</w:t>
      </w:r>
    </w:p>
    <w:p>
      <w:pPr>
        <w:pStyle w:val="Normal"/>
        <w:ind w:firstLine="284"/>
        <w:jc w:val="both"/>
        <w:rPr>
          <w:rFonts w:ascii="Times New Roman" w:hAnsi="Times New Roman" w:eastAsia="Times New Roman" w:cs="Times New Roman"/>
          <w:sz w:val="20"/>
          <w:szCs w:val="20"/>
        </w:rPr>
      </w:pPr>
      <w:r>
        <w:rPr/>
        <w:drawing>
          <wp:inline distT="0" distB="0" distL="0" distR="0">
            <wp:extent cx="3268980" cy="4800600"/>
            <wp:effectExtent l="0" t="0" r="0" b="0"/>
            <wp:docPr id="21"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Table&#10;&#10;Description automatically generated"/>
                    <pic:cNvPicPr>
                      <a:picLocks noChangeAspect="1" noChangeArrowheads="1"/>
                    </pic:cNvPicPr>
                  </pic:nvPicPr>
                  <pic:blipFill>
                    <a:blip r:embed="rId25"/>
                    <a:stretch>
                      <a:fillRect/>
                    </a:stretch>
                  </pic:blipFill>
                  <pic:spPr bwMode="auto">
                    <a:xfrm>
                      <a:off x="0" y="0"/>
                      <a:ext cx="3268980" cy="4800600"/>
                    </a:xfrm>
                    <a:prstGeom prst="rect">
                      <a:avLst/>
                    </a:prstGeom>
                  </pic:spPr>
                </pic:pic>
              </a:graphicData>
            </a:graphic>
          </wp:inline>
        </w:drawing>
      </w:r>
    </w:p>
    <w:p>
      <w:pPr>
        <w:pStyle w:val="Normal"/>
        <w:ind w:firstLine="284"/>
        <w:jc w:val="both"/>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21</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i/>
          <w:iCs/>
          <w:sz w:val="20"/>
          <w:szCs w:val="20"/>
        </w:rPr>
        <w:t>: Stochastic Gradient Boosting Test Model Results</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firstLine="284"/>
        <w:jc w:val="both"/>
        <w:rPr>
          <w:rFonts w:ascii="Times New Roman" w:hAnsi="Times New Roman" w:eastAsia="Times New Roman" w:cs="Times New Roman"/>
          <w:sz w:val="20"/>
          <w:szCs w:val="20"/>
        </w:rPr>
      </w:pPr>
      <w:r>
        <w:rPr/>
      </w:r>
      <m:oMath xmlns:m="http://schemas.openxmlformats.org/officeDocument/2006/math">
        <m:r>
          <w:rPr>
            <w:rFonts w:ascii="Cambria Math" w:hAnsi="Cambria Math"/>
          </w:rPr>
          <m:t xml:space="preserve">F</m:t>
        </m:r>
        <m:r>
          <w:rPr>
            <w:rFonts w:ascii="Cambria Math" w:hAnsi="Cambria Math"/>
          </w:rPr>
          <m:t xml:space="preserve">1</m:t>
        </m:r>
        <m:r>
          <w:rPr>
            <w:rFonts w:ascii="Cambria Math" w:hAnsi="Cambria Math"/>
          </w:rPr>
          <m:t xml:space="preserve">Score</m:t>
        </m:r>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Precision</m:t>
            </m:r>
            <m:r>
              <w:rPr>
                <w:rFonts w:ascii="Cambria Math" w:hAnsi="Cambria Math"/>
              </w:rPr>
              <m:t xml:space="preserve">×</m:t>
            </m:r>
            <m:r>
              <w:rPr>
                <w:rFonts w:ascii="Cambria Math" w:hAnsi="Cambria Math"/>
              </w:rPr>
              <m:t xml:space="preserve">Recall</m:t>
            </m:r>
          </m:num>
          <m:den>
            <m:r>
              <w:rPr>
                <w:rFonts w:ascii="Cambria Math" w:hAnsi="Cambria Math"/>
              </w:rPr>
              <m:t xml:space="preserve">Precision</m:t>
            </m:r>
            <m:r>
              <w:rPr>
                <w:rFonts w:ascii="Cambria Math" w:hAnsi="Cambria Math"/>
              </w:rPr>
              <m:t xml:space="preserve">+</m:t>
            </m:r>
            <m:r>
              <w:rPr>
                <w:rFonts w:ascii="Cambria Math" w:hAnsi="Cambria Math"/>
              </w:rPr>
              <m:t xml:space="preserve">Recall</m:t>
            </m:r>
          </m:den>
        </m:f>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0.6</m:t>
            </m:r>
            <m:r>
              <w:rPr>
                <w:rFonts w:ascii="Cambria Math" w:hAnsi="Cambria Math"/>
              </w:rPr>
              <m:t xml:space="preserve">×</m:t>
            </m:r>
            <m:r>
              <w:rPr>
                <w:rFonts w:ascii="Cambria Math" w:hAnsi="Cambria Math"/>
              </w:rPr>
              <m:t xml:space="preserve">0.24</m:t>
            </m:r>
          </m:num>
          <m:den>
            <m:r>
              <w:rPr>
                <w:rFonts w:ascii="Cambria Math" w:hAnsi="Cambria Math"/>
              </w:rPr>
              <m:t xml:space="preserve">0.6</m:t>
            </m:r>
            <m:r>
              <w:rPr>
                <w:rFonts w:ascii="Cambria Math" w:hAnsi="Cambria Math"/>
              </w:rPr>
              <m:t xml:space="preserve">+</m:t>
            </m:r>
            <m:r>
              <w:rPr>
                <w:rFonts w:ascii="Cambria Math" w:hAnsi="Cambria Math"/>
              </w:rPr>
              <m:t xml:space="preserve">0.24</m:t>
            </m:r>
          </m:den>
        </m:f>
        <m:r>
          <w:rPr>
            <w:rFonts w:ascii="Cambria Math" w:hAnsi="Cambria Math"/>
          </w:rPr>
          <m:t xml:space="preserve">=</m:t>
        </m:r>
        <m:r>
          <w:rPr>
            <w:rFonts w:ascii="Cambria Math" w:hAnsi="Cambria Math"/>
          </w:rPr>
          <m:t xml:space="preserve">0.3429</m:t>
        </m:r>
      </m:oMath>
    </w:p>
    <w:p>
      <w:pPr>
        <w:pStyle w:val="Normal"/>
        <w:ind w:firstLine="284"/>
        <w:jc w:val="both"/>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22</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i/>
          <w:iCs/>
          <w:sz w:val="20"/>
          <w:szCs w:val="20"/>
        </w:rPr>
        <w:t>: Stochastic Gradient Boosting Test Model F1 Score</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firstLine="284"/>
        <w:jc w:val="both"/>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r>
      <w:r>
        <w:br w:type="page"/>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b/>
          <w:bCs/>
          <w:sz w:val="20"/>
          <w:szCs w:val="20"/>
        </w:rPr>
        <w:t>K-Nearest Neighbors (KNN)</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KNN is a supervised learning technique in which the algorithm stores all available training data based on similarity into a class, and then calculates the probability of the test data belonging to classes of the training data. The class with the highest probability is selected. For our training data set, the KNN model produced a ~54% accuracy. On the test data subset, KNN demonstrated an accuracy of 52% and a resulting F1 score of 0.3684:</w:t>
      </w:r>
    </w:p>
    <w:p>
      <w:pPr>
        <w:pStyle w:val="Normal"/>
        <w:ind w:firstLine="284"/>
        <w:jc w:val="both"/>
        <w:rPr>
          <w:rFonts w:ascii="Times New Roman" w:hAnsi="Times New Roman" w:eastAsia="Times New Roman" w:cs="Times New Roman"/>
          <w:sz w:val="20"/>
          <w:szCs w:val="20"/>
        </w:rPr>
      </w:pPr>
      <w:r>
        <w:rPr/>
        <w:drawing>
          <wp:inline distT="0" distB="0" distL="0" distR="0">
            <wp:extent cx="3315335" cy="4804410"/>
            <wp:effectExtent l="0" t="0" r="0" b="0"/>
            <wp:docPr id="22"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Table&#10;&#10;Description automatically generated"/>
                    <pic:cNvPicPr>
                      <a:picLocks noChangeAspect="1" noChangeArrowheads="1"/>
                    </pic:cNvPicPr>
                  </pic:nvPicPr>
                  <pic:blipFill>
                    <a:blip r:embed="rId26"/>
                    <a:stretch>
                      <a:fillRect/>
                    </a:stretch>
                  </pic:blipFill>
                  <pic:spPr bwMode="auto">
                    <a:xfrm>
                      <a:off x="0" y="0"/>
                      <a:ext cx="3315335" cy="4804410"/>
                    </a:xfrm>
                    <a:prstGeom prst="rect">
                      <a:avLst/>
                    </a:prstGeom>
                  </pic:spPr>
                </pic:pic>
              </a:graphicData>
            </a:graphic>
          </wp:inline>
        </w:drawing>
      </w:r>
    </w:p>
    <w:p>
      <w:pPr>
        <w:pStyle w:val="Normal"/>
        <w:ind w:firstLine="284"/>
        <w:jc w:val="both"/>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23</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i/>
          <w:iCs/>
          <w:sz w:val="20"/>
          <w:szCs w:val="20"/>
        </w:rPr>
        <w:t>: KNN Test Model Results</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firstLine="284"/>
        <w:jc w:val="both"/>
        <w:rPr>
          <w:rFonts w:ascii="Times New Roman" w:hAnsi="Times New Roman" w:eastAsia="Times New Roman" w:cs="Times New Roman"/>
          <w:sz w:val="20"/>
          <w:szCs w:val="20"/>
        </w:rPr>
      </w:pPr>
      <w:r>
        <w:rPr/>
      </w:r>
      <m:oMath xmlns:m="http://schemas.openxmlformats.org/officeDocument/2006/math">
        <m:r>
          <w:rPr>
            <w:rFonts w:ascii="Cambria Math" w:hAnsi="Cambria Math"/>
          </w:rPr>
          <m:t xml:space="preserve">F</m:t>
        </m:r>
        <m:r>
          <w:rPr>
            <w:rFonts w:ascii="Cambria Math" w:hAnsi="Cambria Math"/>
          </w:rPr>
          <m:t xml:space="preserve">1</m:t>
        </m:r>
        <m:r>
          <w:rPr>
            <w:rFonts w:ascii="Cambria Math" w:hAnsi="Cambria Math"/>
          </w:rPr>
          <m:t xml:space="preserve">Score</m:t>
        </m:r>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Precision</m:t>
            </m:r>
            <m:r>
              <w:rPr>
                <w:rFonts w:ascii="Cambria Math" w:hAnsi="Cambria Math"/>
              </w:rPr>
              <m:t xml:space="preserve">×</m:t>
            </m:r>
            <m:r>
              <w:rPr>
                <w:rFonts w:ascii="Cambria Math" w:hAnsi="Cambria Math"/>
              </w:rPr>
              <m:t xml:space="preserve">Recall</m:t>
            </m:r>
          </m:num>
          <m:den>
            <m:r>
              <w:rPr>
                <w:rFonts w:ascii="Cambria Math" w:hAnsi="Cambria Math"/>
              </w:rPr>
              <m:t xml:space="preserve">Precision</m:t>
            </m:r>
            <m:r>
              <w:rPr>
                <w:rFonts w:ascii="Cambria Math" w:hAnsi="Cambria Math"/>
              </w:rPr>
              <m:t xml:space="preserve">+</m:t>
            </m:r>
            <m:r>
              <w:rPr>
                <w:rFonts w:ascii="Cambria Math" w:hAnsi="Cambria Math"/>
              </w:rPr>
              <m:t xml:space="preserve">Recall</m:t>
            </m:r>
          </m:den>
        </m:f>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0.5385</m:t>
            </m:r>
            <m:r>
              <w:rPr>
                <w:rFonts w:ascii="Cambria Math" w:hAnsi="Cambria Math"/>
              </w:rPr>
              <m:t xml:space="preserve">×</m:t>
            </m:r>
            <m:r>
              <w:rPr>
                <w:rFonts w:ascii="Cambria Math" w:hAnsi="Cambria Math"/>
              </w:rPr>
              <m:t xml:space="preserve">0.28</m:t>
            </m:r>
          </m:num>
          <m:den>
            <m:r>
              <w:rPr>
                <w:rFonts w:ascii="Cambria Math" w:hAnsi="Cambria Math"/>
              </w:rPr>
              <m:t xml:space="preserve">0.5385</m:t>
            </m:r>
            <m:r>
              <w:rPr>
                <w:rFonts w:ascii="Cambria Math" w:hAnsi="Cambria Math"/>
              </w:rPr>
              <m:t xml:space="preserve">+</m:t>
            </m:r>
            <m:r>
              <w:rPr>
                <w:rFonts w:ascii="Cambria Math" w:hAnsi="Cambria Math"/>
              </w:rPr>
              <m:t xml:space="preserve">0.28</m:t>
            </m:r>
          </m:den>
        </m:f>
        <m:r>
          <w:rPr>
            <w:rFonts w:ascii="Cambria Math" w:hAnsi="Cambria Math"/>
          </w:rPr>
          <m:t xml:space="preserve">=</m:t>
        </m:r>
        <m:r>
          <w:rPr>
            <w:rFonts w:ascii="Cambria Math" w:hAnsi="Cambria Math"/>
          </w:rPr>
          <m:t xml:space="preserve">0.3684</m:t>
        </m:r>
      </m:oMath>
    </w:p>
    <w:p>
      <w:pPr>
        <w:pStyle w:val="Normal"/>
        <w:ind w:firstLine="284"/>
        <w:jc w:val="both"/>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24</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i/>
          <w:iCs/>
          <w:sz w:val="20"/>
          <w:szCs w:val="20"/>
        </w:rPr>
        <w:t>: KNN Test Model F1 Score</w:t>
      </w:r>
    </w:p>
    <w:p>
      <w:pPr>
        <w:pStyle w:val="Normal"/>
        <w:ind w:firstLine="284"/>
        <w:jc w:val="both"/>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r>
      <w:r>
        <w:br w:type="page"/>
      </w:r>
    </w:p>
    <w:p>
      <w:pPr>
        <w:pStyle w:val="Normal"/>
        <w:ind w:firstLine="284"/>
        <w:jc w:val="both"/>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Artificial Neural Network</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Artificial Neural Networks operate by utilizing node layers containing an input layer, one or more hidden layers, and an output layer. Each node is connected to another node with a known associated weight and threshold, and is activated based on exceeding its threshold. Then, data is sent to the next layer of the model. Using Neural Network on the training dataset, the model achieved an accuracy level of  ~59%, whereas with the test dataset, the model achieved an accuracy of 54%. The Neural Network also produced an F1 score of 0.4102, which was the second highest observed F1 score amongst the various models.</w:t>
      </w:r>
    </w:p>
    <w:p>
      <w:pPr>
        <w:pStyle w:val="Normal"/>
        <w:ind w:firstLine="284"/>
        <w:jc w:val="both"/>
        <w:rPr>
          <w:rFonts w:ascii="Times New Roman" w:hAnsi="Times New Roman" w:eastAsia="Times New Roman" w:cs="Times New Roman"/>
          <w:sz w:val="20"/>
          <w:szCs w:val="20"/>
        </w:rPr>
      </w:pPr>
      <w:r>
        <w:rPr/>
        <w:drawing>
          <wp:inline distT="0" distB="0" distL="0" distR="0">
            <wp:extent cx="3336290" cy="4800600"/>
            <wp:effectExtent l="0" t="0" r="0" b="0"/>
            <wp:docPr id="23"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Table&#10;&#10;Description automatically generated"/>
                    <pic:cNvPicPr>
                      <a:picLocks noChangeAspect="1" noChangeArrowheads="1"/>
                    </pic:cNvPicPr>
                  </pic:nvPicPr>
                  <pic:blipFill>
                    <a:blip r:embed="rId27"/>
                    <a:stretch>
                      <a:fillRect/>
                    </a:stretch>
                  </pic:blipFill>
                  <pic:spPr bwMode="auto">
                    <a:xfrm>
                      <a:off x="0" y="0"/>
                      <a:ext cx="3336290" cy="4800600"/>
                    </a:xfrm>
                    <a:prstGeom prst="rect">
                      <a:avLst/>
                    </a:prstGeom>
                  </pic:spPr>
                </pic:pic>
              </a:graphicData>
            </a:graphic>
          </wp:inline>
        </w:drawing>
      </w:r>
    </w:p>
    <w:p>
      <w:pPr>
        <w:pStyle w:val="Normal"/>
        <w:ind w:firstLine="284"/>
        <w:jc w:val="both"/>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25</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i/>
          <w:iCs/>
          <w:sz w:val="20"/>
          <w:szCs w:val="20"/>
        </w:rPr>
        <w:t>: Artificial Neural Network Test Results</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ind w:firstLine="284"/>
        <w:jc w:val="both"/>
        <w:rPr>
          <w:rFonts w:ascii="Times New Roman" w:hAnsi="Times New Roman" w:eastAsia="Times New Roman" w:cs="Times New Roman"/>
          <w:sz w:val="20"/>
          <w:szCs w:val="20"/>
        </w:rPr>
      </w:pPr>
      <w:r>
        <w:rPr/>
      </w:r>
      <m:oMath xmlns:m="http://schemas.openxmlformats.org/officeDocument/2006/math">
        <m:r>
          <w:rPr>
            <w:rFonts w:ascii="Cambria Math" w:hAnsi="Cambria Math"/>
          </w:rPr>
          <m:t xml:space="preserve">F</m:t>
        </m:r>
        <m:r>
          <w:rPr>
            <w:rFonts w:ascii="Cambria Math" w:hAnsi="Cambria Math"/>
          </w:rPr>
          <m:t xml:space="preserve">1</m:t>
        </m:r>
        <m:r>
          <w:rPr>
            <w:rFonts w:ascii="Cambria Math" w:hAnsi="Cambria Math"/>
          </w:rPr>
          <m:t xml:space="preserve">Score</m:t>
        </m:r>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Precision</m:t>
            </m:r>
            <m:r>
              <w:rPr>
                <w:rFonts w:ascii="Cambria Math" w:hAnsi="Cambria Math"/>
              </w:rPr>
              <m:t xml:space="preserve">×</m:t>
            </m:r>
            <m:r>
              <w:rPr>
                <w:rFonts w:ascii="Cambria Math" w:hAnsi="Cambria Math"/>
              </w:rPr>
              <m:t xml:space="preserve">Recall</m:t>
            </m:r>
          </m:num>
          <m:den>
            <m:r>
              <w:rPr>
                <w:rFonts w:ascii="Cambria Math" w:hAnsi="Cambria Math"/>
              </w:rPr>
              <m:t xml:space="preserve">Precision</m:t>
            </m:r>
            <m:r>
              <w:rPr>
                <w:rFonts w:ascii="Cambria Math" w:hAnsi="Cambria Math"/>
              </w:rPr>
              <m:t xml:space="preserve">+</m:t>
            </m:r>
            <m:r>
              <w:rPr>
                <w:rFonts w:ascii="Cambria Math" w:hAnsi="Cambria Math"/>
              </w:rPr>
              <m:t xml:space="preserve">Recall</m:t>
            </m:r>
          </m:den>
        </m:f>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0.5714</m:t>
            </m:r>
            <m:r>
              <w:rPr>
                <w:rFonts w:ascii="Cambria Math" w:hAnsi="Cambria Math"/>
              </w:rPr>
              <m:t xml:space="preserve">×</m:t>
            </m:r>
            <m:r>
              <w:rPr>
                <w:rFonts w:ascii="Cambria Math" w:hAnsi="Cambria Math"/>
              </w:rPr>
              <m:t xml:space="preserve">0.32</m:t>
            </m:r>
          </m:num>
          <m:den>
            <m:r>
              <w:rPr>
                <w:rFonts w:ascii="Cambria Math" w:hAnsi="Cambria Math"/>
              </w:rPr>
              <m:t xml:space="preserve">0.5714</m:t>
            </m:r>
            <m:r>
              <w:rPr>
                <w:rFonts w:ascii="Cambria Math" w:hAnsi="Cambria Math"/>
              </w:rPr>
              <m:t xml:space="preserve">+</m:t>
            </m:r>
            <m:r>
              <w:rPr>
                <w:rFonts w:ascii="Cambria Math" w:hAnsi="Cambria Math"/>
              </w:rPr>
              <m:t xml:space="preserve">0.32</m:t>
            </m:r>
          </m:den>
        </m:f>
        <m:r>
          <w:rPr>
            <w:rFonts w:ascii="Cambria Math" w:hAnsi="Cambria Math"/>
          </w:rPr>
          <m:t xml:space="preserve">=</m:t>
        </m:r>
        <m:r>
          <w:rPr>
            <w:rFonts w:ascii="Cambria Math" w:hAnsi="Cambria Math"/>
          </w:rPr>
          <m:t xml:space="preserve">0.4102</m:t>
        </m:r>
      </m:oMath>
    </w:p>
    <w:p>
      <w:pPr>
        <w:pStyle w:val="Normal"/>
        <w:ind w:firstLine="284"/>
        <w:jc w:val="both"/>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Figure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Figure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26</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i/>
          <w:iCs/>
          <w:sz w:val="20"/>
          <w:szCs w:val="20"/>
        </w:rPr>
        <w:t>: Artificial Neural Network Test Model F1 Score</w:t>
      </w:r>
    </w:p>
    <w:p>
      <w:pPr>
        <w:pStyle w:val="Normal"/>
        <w:ind w:firstLine="284"/>
        <w:jc w:val="both"/>
        <w:rPr>
          <w:rFonts w:ascii="Times New Roman" w:hAnsi="Times New Roman" w:eastAsia="Times New Roman" w:cs="Times New Roman"/>
          <w:sz w:val="20"/>
          <w:szCs w:val="20"/>
          <w:lang w:val="fr-FR"/>
        </w:rPr>
      </w:pPr>
      <w:r>
        <w:rPr>
          <w:rFonts w:eastAsia="Times New Roman" w:cs="Times New Roman" w:ascii="Times New Roman" w:hAnsi="Times New Roman"/>
          <w:sz w:val="20"/>
          <w:szCs w:val="20"/>
          <w:lang w:val="en-GB"/>
        </w:rPr>
        <w:t xml:space="preserve">The global opioid epidemic is challenging our current understanding of managing and treating addiction, posing a significant financial burden and strain on our already over-utilized medical systems. As is the case with other </w:t>
      </w:r>
    </w:p>
    <w:p>
      <w:pPr>
        <w:pStyle w:val="Normal"/>
        <w:rPr>
          <w:rFonts w:ascii="Times New Roman" w:hAnsi="Times New Roman" w:eastAsia="Times New Roman" w:cs="Times New Roman"/>
          <w:sz w:val="20"/>
          <w:szCs w:val="20"/>
          <w:vertAlign w:val="superscript"/>
        </w:rPr>
      </w:pPr>
      <w:r>
        <w:rPr>
          <w:rFonts w:eastAsia="Times New Roman" w:cs="Times New Roman" w:ascii="Times New Roman" w:hAnsi="Times New Roman"/>
          <w:b/>
          <w:bCs/>
          <w:smallCaps/>
          <w:sz w:val="20"/>
          <w:szCs w:val="20"/>
        </w:rPr>
        <w:t>4. Results and Analysis</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Out of the four fitted models, the Logistic Regression model demonstrated the best in terms of both accuracy and F1 score. The Stochastic Gradient Boosting and Neural Network models both achieved an accuracy of 54%, but the Neural Network carried a higher F-1 Score. The model with the lowest level accuracy was KNN, reflecting an accuracy of 52%. The team also identified the top three principal components by order of importance for each model. PC2 &amp; PC4 were recurring principal components of high importance in these models. The contribution of variables in the original dataset to these principal components is presented in Table 4. Based on the comparability of accuracy scores for the models on training and test datasets, it is not evident that these models suffered from overfitting.</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tbl>
      <w:tblPr>
        <w:tblStyle w:val="TableGrid"/>
        <w:tblW w:w="8275" w:type="dxa"/>
        <w:jc w:val="center"/>
        <w:tblInd w:w="0" w:type="dxa"/>
        <w:tblCellMar>
          <w:top w:w="0" w:type="dxa"/>
          <w:left w:w="108" w:type="dxa"/>
          <w:bottom w:w="0" w:type="dxa"/>
          <w:right w:w="108" w:type="dxa"/>
        </w:tblCellMar>
        <w:tblLook w:val="04a0" w:noHBand="0" w:noVBand="1" w:firstColumn="1" w:lastRow="0" w:lastColumn="0" w:firstRow="1"/>
      </w:tblPr>
      <w:tblGrid>
        <w:gridCol w:w="3115"/>
        <w:gridCol w:w="1365"/>
        <w:gridCol w:w="1365"/>
        <w:gridCol w:w="2429"/>
      </w:tblGrid>
      <w:tr>
        <w:trPr/>
        <w:tc>
          <w:tcPr>
            <w:tcW w:w="3115" w:type="dxa"/>
            <w:tcBorders/>
            <w:shd w:color="auto" w:fill="D9D9D9" w:themeFill="background1" w:themeFillShade="d9" w:val="clear"/>
            <w:vAlign w:val="center"/>
          </w:tcPr>
          <w:p>
            <w:pPr>
              <w:pStyle w:val="Normal"/>
              <w:spacing w:lineRule="auto" w:line="276" w:before="0" w:after="200"/>
              <w:ind w:firstLine="284"/>
              <w:jc w:val="both"/>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Model Type</w:t>
            </w:r>
          </w:p>
        </w:tc>
        <w:tc>
          <w:tcPr>
            <w:tcW w:w="1365" w:type="dxa"/>
            <w:tcBorders/>
            <w:shd w:color="auto" w:fill="D9D9D9" w:themeFill="background1" w:themeFillShade="d9" w:val="clear"/>
            <w:vAlign w:val="center"/>
          </w:tcPr>
          <w:p>
            <w:pPr>
              <w:pStyle w:val="Normal"/>
              <w:spacing w:lineRule="auto" w:line="276" w:before="0" w:after="200"/>
              <w:ind w:firstLine="284"/>
              <w:jc w:val="both"/>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Accuracy</w:t>
            </w:r>
          </w:p>
        </w:tc>
        <w:tc>
          <w:tcPr>
            <w:tcW w:w="1365" w:type="dxa"/>
            <w:tcBorders/>
            <w:shd w:color="auto" w:fill="D9D9D9" w:themeFill="background1" w:themeFillShade="d9" w:val="clear"/>
            <w:vAlign w:val="center"/>
          </w:tcPr>
          <w:p>
            <w:pPr>
              <w:pStyle w:val="Normal"/>
              <w:spacing w:lineRule="auto" w:line="276" w:before="0" w:after="200"/>
              <w:ind w:firstLine="284"/>
              <w:jc w:val="both"/>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F1 Score</w:t>
            </w:r>
          </w:p>
        </w:tc>
        <w:tc>
          <w:tcPr>
            <w:tcW w:w="2429" w:type="dxa"/>
            <w:tcBorders/>
            <w:shd w:color="auto" w:fill="D9D9D9" w:themeFill="background1" w:themeFillShade="d9" w:val="clear"/>
            <w:vAlign w:val="center"/>
          </w:tcPr>
          <w:p>
            <w:pPr>
              <w:pStyle w:val="Normal"/>
              <w:spacing w:lineRule="auto" w:line="276" w:before="0" w:after="200"/>
              <w:ind w:firstLine="284"/>
              <w:jc w:val="both"/>
              <w:rPr>
                <w:rFonts w:ascii="Times New Roman" w:hAnsi="Times New Roman" w:eastAsia="Times New Roman" w:cs="Times New Roman"/>
                <w:b/>
                <w:b/>
                <w:bCs/>
                <w:sz w:val="20"/>
                <w:szCs w:val="20"/>
              </w:rPr>
            </w:pPr>
            <w:r>
              <w:rPr>
                <w:rFonts w:eastAsia="Times New Roman" w:cs="Times New Roman" w:ascii="Times New Roman" w:hAnsi="Times New Roman"/>
                <w:b/>
                <w:bCs/>
                <w:sz w:val="20"/>
                <w:szCs w:val="20"/>
              </w:rPr>
              <w:t xml:space="preserve">Top 3 Principal Components (Ascending </w:t>
            </w:r>
            <w:commentRangeStart w:id="22"/>
            <w:r>
              <w:rPr>
                <w:rFonts w:eastAsia="Times New Roman" w:cs="Times New Roman" w:ascii="Times New Roman" w:hAnsi="Times New Roman"/>
                <w:b/>
                <w:bCs/>
                <w:sz w:val="20"/>
                <w:szCs w:val="20"/>
              </w:rPr>
              <w:t>Order)</w:t>
            </w:r>
            <w:commentRangeEnd w:id="22"/>
            <w:r>
              <w:commentReference w:id="22"/>
            </w:r>
            <w:r>
              <w:rPr>
                <w:rFonts w:eastAsia="Times New Roman" w:cs="Times New Roman" w:ascii="Times New Roman" w:hAnsi="Times New Roman"/>
                <w:b/>
                <w:bCs/>
                <w:sz w:val="20"/>
                <w:szCs w:val="20"/>
              </w:rPr>
            </w:r>
          </w:p>
        </w:tc>
      </w:tr>
      <w:tr>
        <w:trPr>
          <w:trHeight w:val="362" w:hRule="atLeast"/>
        </w:trPr>
        <w:tc>
          <w:tcPr>
            <w:tcW w:w="3115" w:type="dxa"/>
            <w:tcBorders/>
          </w:tcPr>
          <w:p>
            <w:pPr>
              <w:pStyle w:val="Normal"/>
              <w:spacing w:lineRule="auto" w:line="276" w:before="0" w:after="200"/>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Logistic Regression</w:t>
            </w:r>
          </w:p>
        </w:tc>
        <w:tc>
          <w:tcPr>
            <w:tcW w:w="1365" w:type="dxa"/>
            <w:tcBorders/>
          </w:tcPr>
          <w:p>
            <w:pPr>
              <w:pStyle w:val="Normal"/>
              <w:spacing w:lineRule="auto" w:line="276" w:before="0" w:after="200"/>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0.6</w:t>
            </w:r>
          </w:p>
        </w:tc>
        <w:tc>
          <w:tcPr>
            <w:tcW w:w="1365" w:type="dxa"/>
            <w:tcBorders/>
          </w:tcPr>
          <w:p>
            <w:pPr>
              <w:pStyle w:val="Normal"/>
              <w:spacing w:lineRule="auto" w:line="276" w:before="0" w:after="200"/>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0.4444</w:t>
            </w:r>
          </w:p>
        </w:tc>
        <w:tc>
          <w:tcPr>
            <w:tcW w:w="2429" w:type="dxa"/>
            <w:tcBorders/>
          </w:tcPr>
          <w:p>
            <w:pPr>
              <w:pStyle w:val="Normal"/>
              <w:spacing w:lineRule="auto" w:line="276" w:before="0" w:after="200"/>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PC6, PC7, PC2</w:t>
            </w:r>
          </w:p>
        </w:tc>
      </w:tr>
      <w:tr>
        <w:trPr>
          <w:trHeight w:val="362" w:hRule="atLeast"/>
        </w:trPr>
        <w:tc>
          <w:tcPr>
            <w:tcW w:w="3115" w:type="dxa"/>
            <w:tcBorders/>
          </w:tcPr>
          <w:p>
            <w:pPr>
              <w:pStyle w:val="Normal"/>
              <w:spacing w:lineRule="auto" w:line="276" w:before="0" w:after="200"/>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Stochastic Gradient Boosting</w:t>
            </w:r>
          </w:p>
        </w:tc>
        <w:tc>
          <w:tcPr>
            <w:tcW w:w="1365" w:type="dxa"/>
            <w:tcBorders/>
          </w:tcPr>
          <w:p>
            <w:pPr>
              <w:pStyle w:val="Normal"/>
              <w:spacing w:lineRule="auto" w:line="276" w:before="0" w:after="200"/>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0.54</w:t>
            </w:r>
          </w:p>
        </w:tc>
        <w:tc>
          <w:tcPr>
            <w:tcW w:w="1365" w:type="dxa"/>
            <w:tcBorders/>
          </w:tcPr>
          <w:p>
            <w:pPr>
              <w:pStyle w:val="Normal"/>
              <w:spacing w:lineRule="auto" w:line="276" w:before="0" w:after="200"/>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0.3429</w:t>
            </w:r>
          </w:p>
        </w:tc>
        <w:tc>
          <w:tcPr>
            <w:tcW w:w="2429" w:type="dxa"/>
            <w:tcBorders/>
          </w:tcPr>
          <w:p>
            <w:pPr>
              <w:pStyle w:val="Normal"/>
              <w:spacing w:lineRule="auto" w:line="276" w:before="0" w:after="200"/>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PC2, PC5, PC4</w:t>
            </w:r>
          </w:p>
        </w:tc>
      </w:tr>
      <w:tr>
        <w:trPr>
          <w:trHeight w:val="362" w:hRule="atLeast"/>
        </w:trPr>
        <w:tc>
          <w:tcPr>
            <w:tcW w:w="3115" w:type="dxa"/>
            <w:tcBorders/>
          </w:tcPr>
          <w:p>
            <w:pPr>
              <w:pStyle w:val="Normal"/>
              <w:spacing w:lineRule="auto" w:line="276" w:before="0" w:after="200"/>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K-Nearest Neighbor</w:t>
            </w:r>
          </w:p>
        </w:tc>
        <w:tc>
          <w:tcPr>
            <w:tcW w:w="1365" w:type="dxa"/>
            <w:tcBorders/>
          </w:tcPr>
          <w:p>
            <w:pPr>
              <w:pStyle w:val="Normal"/>
              <w:spacing w:lineRule="auto" w:line="276" w:before="0" w:after="200"/>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0.52</w:t>
            </w:r>
          </w:p>
        </w:tc>
        <w:tc>
          <w:tcPr>
            <w:tcW w:w="1365" w:type="dxa"/>
            <w:tcBorders/>
          </w:tcPr>
          <w:p>
            <w:pPr>
              <w:pStyle w:val="Normal"/>
              <w:spacing w:lineRule="auto" w:line="276" w:before="0" w:after="200"/>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0.3684</w:t>
            </w:r>
          </w:p>
        </w:tc>
        <w:tc>
          <w:tcPr>
            <w:tcW w:w="2429" w:type="dxa"/>
            <w:tcBorders/>
          </w:tcPr>
          <w:p>
            <w:pPr>
              <w:pStyle w:val="Normal"/>
              <w:spacing w:lineRule="auto" w:line="276" w:before="0" w:after="200"/>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PC1, PC4, PC2</w:t>
            </w:r>
          </w:p>
        </w:tc>
      </w:tr>
      <w:tr>
        <w:trPr>
          <w:trHeight w:val="362" w:hRule="atLeast"/>
        </w:trPr>
        <w:tc>
          <w:tcPr>
            <w:tcW w:w="3115" w:type="dxa"/>
            <w:tcBorders/>
          </w:tcPr>
          <w:p>
            <w:pPr>
              <w:pStyle w:val="Normal"/>
              <w:spacing w:lineRule="auto" w:line="276" w:before="0" w:after="200"/>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Neural Network</w:t>
            </w:r>
          </w:p>
        </w:tc>
        <w:tc>
          <w:tcPr>
            <w:tcW w:w="1365" w:type="dxa"/>
            <w:tcBorders/>
          </w:tcPr>
          <w:p>
            <w:pPr>
              <w:pStyle w:val="Normal"/>
              <w:spacing w:lineRule="auto" w:line="276" w:before="0" w:after="200"/>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0.54</w:t>
            </w:r>
          </w:p>
        </w:tc>
        <w:tc>
          <w:tcPr>
            <w:tcW w:w="1365" w:type="dxa"/>
            <w:tcBorders/>
          </w:tcPr>
          <w:p>
            <w:pPr>
              <w:pStyle w:val="Normal"/>
              <w:spacing w:lineRule="auto" w:line="276" w:before="0" w:after="200"/>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0.4102</w:t>
            </w:r>
          </w:p>
        </w:tc>
        <w:tc>
          <w:tcPr>
            <w:tcW w:w="2429" w:type="dxa"/>
            <w:tcBorders/>
          </w:tcPr>
          <w:p>
            <w:pPr>
              <w:pStyle w:val="Normal"/>
              <w:spacing w:lineRule="auto" w:line="276" w:before="0" w:after="200"/>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PC3, PC1, PC4</w:t>
            </w:r>
          </w:p>
        </w:tc>
      </w:tr>
    </w:tbl>
    <w:p>
      <w:pPr>
        <w:pStyle w:val="Normal"/>
        <w:ind w:firstLine="284"/>
        <w:jc w:val="both"/>
        <w:rPr>
          <w:rFonts w:ascii="Times New Roman" w:hAnsi="Times New Roman" w:eastAsia="Times New Roman" w:cs="Times New Roman"/>
          <w:sz w:val="20"/>
          <w:szCs w:val="20"/>
          <w:lang w:val="en-GB"/>
        </w:rPr>
      </w:pPr>
      <w:r>
        <w:rPr>
          <w:rFonts w:eastAsia="Times New Roman" w:cs="Times New Roman" w:ascii="Times New Roman" w:hAnsi="Times New Roman"/>
          <w:i/>
          <w:iCs/>
          <w:sz w:val="20"/>
          <w:szCs w:val="20"/>
        </w:rPr>
        <w:br/>
        <w:t xml:space="preserve">Table </w:t>
      </w:r>
      <w:r>
        <w:rPr>
          <w:rFonts w:eastAsia="Times New Roman" w:cs="Times New Roman" w:ascii="Times New Roman" w:hAnsi="Times New Roman"/>
          <w:sz w:val="20"/>
          <w:szCs w:val="20"/>
          <w:lang w:val="en-GB"/>
        </w:rPr>
        <w:fldChar w:fldCharType="begin"/>
      </w:r>
      <w:r>
        <w:rPr>
          <w:sz w:val="20"/>
          <w:szCs w:val="20"/>
          <w:rFonts w:eastAsia="Times New Roman" w:cs="Times New Roman" w:ascii="Times New Roman" w:hAnsi="Times New Roman"/>
          <w:lang w:val="en-GB"/>
        </w:rPr>
        <w:instrText> SEQ Table \* ARABIC </w:instrText>
      </w:r>
      <w:r>
        <w:rPr>
          <w:sz w:val="20"/>
          <w:szCs w:val="20"/>
          <w:rFonts w:eastAsia="Times New Roman" w:cs="Times New Roman" w:ascii="Times New Roman" w:hAnsi="Times New Roman"/>
          <w:lang w:val="en-GB"/>
        </w:rPr>
        <w:fldChar w:fldCharType="separate"/>
      </w:r>
      <w:r>
        <w:rPr>
          <w:sz w:val="20"/>
          <w:szCs w:val="20"/>
          <w:rFonts w:eastAsia="Times New Roman" w:cs="Times New Roman" w:ascii="Times New Roman" w:hAnsi="Times New Roman"/>
          <w:lang w:val="en-GB"/>
        </w:rPr>
        <w:t>5</w:t>
      </w:r>
      <w:r>
        <w:rPr>
          <w:sz w:val="20"/>
          <w:szCs w:val="20"/>
          <w:rFonts w:eastAsia="Times New Roman" w:cs="Times New Roman" w:ascii="Times New Roman" w:hAnsi="Times New Roman"/>
          <w:lang w:val="en-GB"/>
        </w:rPr>
        <w:fldChar w:fldCharType="end"/>
      </w:r>
      <w:r>
        <w:rPr>
          <w:rFonts w:eastAsia="Times New Roman" w:cs="Times New Roman" w:ascii="Times New Roman" w:hAnsi="Times New Roman"/>
          <w:i/>
          <w:iCs/>
          <w:sz w:val="20"/>
          <w:szCs w:val="20"/>
        </w:rPr>
        <w:t>: Overall Model Performance Comparison</w:t>
      </w:r>
      <w:r>
        <w:rPr>
          <w:rFonts w:eastAsia="Times New Roman" w:cs="Times New Roman" w:ascii="Times New Roman" w:hAnsi="Times New Roman"/>
          <w:sz w:val="20"/>
          <w:szCs w:val="20"/>
          <w:lang w:val="en-GB"/>
        </w:rPr>
        <w:t xml:space="preserve"> </w:t>
      </w:r>
    </w:p>
    <w:p>
      <w:pPr>
        <w:pStyle w:val="Normal"/>
        <w:rPr>
          <w:rFonts w:ascii="Times New Roman" w:hAnsi="Times New Roman" w:eastAsia="Times New Roman" w:cs="Times New Roman"/>
          <w:sz w:val="20"/>
          <w:szCs w:val="20"/>
          <w:vertAlign w:val="superscript"/>
        </w:rPr>
      </w:pPr>
      <w:r>
        <w:rPr>
          <w:rFonts w:eastAsia="Times New Roman" w:cs="Times New Roman" w:ascii="Times New Roman" w:hAnsi="Times New Roman"/>
          <w:b/>
          <w:bCs/>
          <w:smallCaps/>
          <w:sz w:val="20"/>
          <w:szCs w:val="20"/>
        </w:rPr>
        <w:t>Results and Analysis</w:t>
      </w:r>
    </w:p>
    <w:p>
      <w:pPr>
        <w:pStyle w:val="Normal"/>
        <w:ind w:firstLine="284"/>
        <w:jc w:val="both"/>
        <w:rPr>
          <w:rFonts w:ascii="Times New Roman" w:hAnsi="Times New Roman" w:eastAsia="Times New Roman" w:cs="Times New Roman"/>
          <w:sz w:val="20"/>
          <w:szCs w:val="20"/>
          <w:lang w:val="fr-FR"/>
        </w:rPr>
      </w:pPr>
      <w:r>
        <w:rPr>
          <w:rFonts w:eastAsia="Times New Roman" w:cs="Times New Roman" w:ascii="Times New Roman" w:hAnsi="Times New Roman"/>
          <w:sz w:val="20"/>
          <w:szCs w:val="20"/>
          <w:lang w:val="en-GB"/>
        </w:rPr>
        <w:t xml:space="preserve">The global opioid epidemic is challenging our current understanding of managing and treating addiction, posing a significant financial burden and strain on our already over-utilized medical systems. As is the case with other </w:t>
      </w:r>
    </w:p>
    <w:p>
      <w:pPr>
        <w:pStyle w:val="Normal"/>
        <w:rPr>
          <w:rFonts w:ascii="Times New Roman" w:hAnsi="Times New Roman" w:eastAsia="Times New Roman" w:cs="Times New Roman"/>
          <w:sz w:val="20"/>
          <w:szCs w:val="20"/>
          <w:lang w:val="fr-FR"/>
        </w:rPr>
      </w:pPr>
      <w:r>
        <w:rPr>
          <w:rFonts w:eastAsia="Times New Roman" w:cs="Times New Roman" w:ascii="Times New Roman" w:hAnsi="Times New Roman"/>
          <w:sz w:val="20"/>
          <w:szCs w:val="20"/>
          <w:lang w:val="fr-FR"/>
        </w:rPr>
      </w:r>
    </w:p>
    <w:p>
      <w:pPr>
        <w:pStyle w:val="Normal"/>
        <w:rPr>
          <w:rFonts w:ascii="Times New Roman" w:hAnsi="Times New Roman" w:eastAsia="Times New Roman" w:cs="Times New Roman"/>
          <w:sz w:val="20"/>
          <w:szCs w:val="20"/>
          <w:vertAlign w:val="superscript"/>
        </w:rPr>
      </w:pPr>
      <w:r>
        <w:rPr>
          <w:rFonts w:eastAsia="Times New Roman" w:cs="Times New Roman" w:ascii="Times New Roman" w:hAnsi="Times New Roman"/>
          <w:b/>
          <w:bCs/>
          <w:smallCaps/>
          <w:sz w:val="20"/>
          <w:szCs w:val="20"/>
        </w:rPr>
        <w:t>5. Conclusion and Review</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Going back to our original business questions, we can evaluate our model findings and look to see how they help to solve the problems presented.</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Based on discussions with our collaborators, we decided to create a predictive model to determine whether users of the platform would complete a lesson.  The collaborators indicated that saw completing lessons as a key indicator of user engagement, the outcome that they want to maximize. </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We used PCA to reduce variables and possibly extract new variables.  In our case, we ended up with eight significant principal components.  From those eight, PC1, PC3, and PC4 were the most important variables in our strongest linear regression model according to variable importance.</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Because the PCA process combines several variables into components, it is difficult to determine which of the original variables have the most influence, but we can see from the predictor loading on principal components table that some variables have a relative high weight where others are significantly lower.  </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By looking at the highest loading in the components, we see that data related to drugs and gambling were strong, while mental health and alcohol related variables weighed lower.  From this we could suggest that making content to speak to those issues could help engage the users that are currently being drawn into the platform.  While we expected </w:t>
      </w:r>
      <w:r>
        <w:rPr>
          <w:rFonts w:eastAsia="Times New Roman" w:cs="Times New Roman" w:ascii="Times New Roman" w:hAnsi="Times New Roman"/>
          <w:i/>
          <w:iCs/>
          <w:sz w:val="20"/>
          <w:szCs w:val="20"/>
        </w:rPr>
        <w:t>gender</w:t>
      </w:r>
      <w:r>
        <w:rPr>
          <w:rFonts w:eastAsia="Times New Roman" w:cs="Times New Roman" w:ascii="Times New Roman" w:hAnsi="Times New Roman"/>
          <w:sz w:val="20"/>
          <w:szCs w:val="20"/>
        </w:rPr>
        <w:t xml:space="preserve"> and </w:t>
      </w:r>
      <w:r>
        <w:rPr>
          <w:rFonts w:eastAsia="Times New Roman" w:cs="Times New Roman" w:ascii="Times New Roman" w:hAnsi="Times New Roman"/>
          <w:i/>
          <w:iCs/>
          <w:sz w:val="20"/>
          <w:szCs w:val="20"/>
        </w:rPr>
        <w:t>bought</w:t>
        <w:softHyphen/>
        <w:t>_hero</w:t>
      </w:r>
      <w:r>
        <w:rPr>
          <w:rFonts w:eastAsia="Times New Roman" w:cs="Times New Roman" w:ascii="Times New Roman" w:hAnsi="Times New Roman"/>
          <w:sz w:val="20"/>
          <w:szCs w:val="20"/>
        </w:rPr>
        <w:t xml:space="preserve"> (purchase the platform) to be powerful, they did not turn out to be as important as we expected.</w:t>
      </w:r>
    </w:p>
    <w:p>
      <w:pPr>
        <w:pStyle w:val="Normal"/>
        <w:ind w:firstLine="284"/>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We believe that the performance of our modeling could be improved by collecting more diverse independent variables that describe users or their usage patterns.  For example, most of the variables available were variations on the same theme: </w:t>
      </w:r>
      <w:r>
        <w:rPr>
          <w:rFonts w:eastAsia="Times New Roman" w:cs="Times New Roman" w:ascii="Times New Roman" w:hAnsi="Times New Roman"/>
          <w:i/>
          <w:iCs/>
          <w:sz w:val="20"/>
          <w:szCs w:val="20"/>
        </w:rPr>
        <w:t>botherd_by</w:t>
      </w:r>
      <w:r>
        <w:rPr>
          <w:rFonts w:eastAsia="Times New Roman" w:cs="Times New Roman" w:ascii="Times New Roman" w:hAnsi="Times New Roman"/>
          <w:sz w:val="20"/>
          <w:szCs w:val="20"/>
        </w:rPr>
        <w:t xml:space="preserve">, </w:t>
      </w:r>
      <w:r>
        <w:rPr>
          <w:rFonts w:eastAsia="Times New Roman" w:cs="Times New Roman" w:ascii="Times New Roman" w:hAnsi="Times New Roman"/>
          <w:i/>
          <w:iCs/>
          <w:sz w:val="20"/>
          <w:szCs w:val="20"/>
        </w:rPr>
        <w:t>usage</w:t>
      </w:r>
      <w:r>
        <w:rPr>
          <w:rFonts w:eastAsia="Times New Roman" w:cs="Times New Roman" w:ascii="Times New Roman" w:hAnsi="Times New Roman"/>
          <w:sz w:val="20"/>
          <w:szCs w:val="20"/>
        </w:rPr>
        <w:t xml:space="preserve">, and </w:t>
      </w:r>
      <w:r>
        <w:rPr>
          <w:rFonts w:eastAsia="Times New Roman" w:cs="Times New Roman" w:ascii="Times New Roman" w:hAnsi="Times New Roman"/>
          <w:i/>
          <w:iCs/>
          <w:sz w:val="20"/>
          <w:szCs w:val="20"/>
        </w:rPr>
        <w:t>spend</w:t>
      </w:r>
      <w:r>
        <w:rPr>
          <w:rFonts w:eastAsia="Times New Roman" w:cs="Times New Roman" w:ascii="Times New Roman" w:hAnsi="Times New Roman"/>
          <w:sz w:val="20"/>
          <w:szCs w:val="20"/>
        </w:rPr>
        <w:t xml:space="preserve">.  There were relatively few variables that describe the user other than </w:t>
      </w:r>
      <w:r>
        <w:rPr>
          <w:rFonts w:eastAsia="Times New Roman" w:cs="Times New Roman" w:ascii="Times New Roman" w:hAnsi="Times New Roman"/>
          <w:i/>
          <w:iCs/>
          <w:sz w:val="20"/>
          <w:szCs w:val="20"/>
        </w:rPr>
        <w:t>gender</w:t>
      </w:r>
      <w:r>
        <w:rPr>
          <w:rFonts w:eastAsia="Times New Roman" w:cs="Times New Roman" w:ascii="Times New Roman" w:hAnsi="Times New Roman"/>
          <w:sz w:val="20"/>
          <w:szCs w:val="20"/>
        </w:rPr>
        <w:t xml:space="preserve"> and </w:t>
      </w:r>
      <w:r>
        <w:rPr>
          <w:rFonts w:eastAsia="Times New Roman" w:cs="Times New Roman" w:ascii="Times New Roman" w:hAnsi="Times New Roman"/>
          <w:i/>
          <w:iCs/>
          <w:sz w:val="20"/>
          <w:szCs w:val="20"/>
        </w:rPr>
        <w:t>age</w:t>
      </w:r>
      <w:r>
        <w:rPr>
          <w:rFonts w:eastAsia="Times New Roman" w:cs="Times New Roman" w:ascii="Times New Roman" w:hAnsi="Times New Roman"/>
          <w:sz w:val="20"/>
          <w:szCs w:val="20"/>
        </w:rPr>
        <w:t xml:space="preserve">.  In other data sets it is common to see information such as education level, employment status, marital status, income, etc.  </w:t>
        <w:br/>
        <w:t>To this end, a good approach could be to iterate in the web platform development to make sure that data collected is better describes the usage patterns that the team is wanting to influence.  It might be ideal for data analysts to partner with business analysts and IT developers to ensure that the platform can be optimized and improved over time.</w:t>
      </w:r>
    </w:p>
    <w:p>
      <w:pPr>
        <w:pStyle w:val="Normal"/>
        <w:ind w:firstLine="284"/>
        <w:jc w:val="both"/>
        <w:rPr>
          <w:rFonts w:ascii="Times New Roman" w:hAnsi="Times New Roman" w:eastAsia="Times New Roman" w:cs="Times New Roman"/>
          <w:sz w:val="20"/>
          <w:szCs w:val="20"/>
        </w:rPr>
      </w:pPr>
      <w:commentRangeStart w:id="23"/>
      <w:r>
        <w:rPr>
          <w:rFonts w:eastAsia="Times New Roman" w:cs="Times New Roman" w:ascii="Times New Roman" w:hAnsi="Times New Roman"/>
          <w:sz w:val="20"/>
          <w:szCs w:val="20"/>
        </w:rPr>
        <w:t>Another problem that we observed what a relatively short usage history among the user data, with many of them not appearing to be users that did more than sign up - only to never return.  Although this could be useful in modelling, the data for these users was typically all NULL making it difficult to glean anything meaningful.</w:t>
      </w:r>
      <w:commentRangeEnd w:id="23"/>
      <w:r>
        <w:commentReference w:id="23"/>
      </w:r>
      <w:r>
        <w:rPr>
          <w:rFonts w:eastAsia="Times New Roman" w:cs="Times New Roman" w:ascii="Times New Roman" w:hAnsi="Times New Roman"/>
          <w:sz w:val="20"/>
          <w:szCs w:val="20"/>
        </w:rPr>
      </w:r>
    </w:p>
    <w:p>
      <w:pPr>
        <w:pStyle w:val="Normal"/>
        <w:ind w:firstLine="284"/>
        <w:jc w:val="both"/>
        <w:rPr>
          <w:rFonts w:ascii="Times New Roman" w:hAnsi="Times New Roman" w:eastAsia="Times New Roman" w:cs="Times New Roman"/>
          <w:sz w:val="20"/>
          <w:szCs w:val="20"/>
          <w:lang w:val="fr-FR"/>
        </w:rPr>
      </w:pPr>
      <w:r>
        <w:rPr>
          <w:rFonts w:eastAsia="Times New Roman" w:cs="Times New Roman" w:ascii="Times New Roman" w:hAnsi="Times New Roman"/>
          <w:sz w:val="20"/>
          <w:szCs w:val="20"/>
        </w:rPr>
        <w:t xml:space="preserve">It would also have been helpful if the data observations available were more complete.  There was a strong presence of NULL responses, resulting in only having 257 complete observations that we could use.  </w:t>
      </w:r>
      <w:r>
        <w:br w:type="page"/>
      </w:r>
    </w:p>
    <w:p>
      <w:pPr>
        <w:pStyle w:val="Normal"/>
        <w:rPr>
          <w:rFonts w:ascii="Times New Roman" w:hAnsi="Times New Roman" w:eastAsia="Times New Roman" w:cs="Times New Roman"/>
          <w:sz w:val="20"/>
          <w:szCs w:val="20"/>
          <w:lang w:val="fr-FR"/>
        </w:rPr>
      </w:pPr>
      <w:r>
        <w:rPr>
          <w:rFonts w:eastAsia="Times New Roman" w:cs="Times New Roman" w:ascii="Times New Roman" w:hAnsi="Times New Roman"/>
          <w:b/>
          <w:bCs/>
          <w:smallCaps/>
          <w:sz w:val="20"/>
          <w:szCs w:val="20"/>
          <w:lang w:val="en-GB"/>
        </w:rPr>
        <w:t>Acknowledgements</w:t>
      </w:r>
    </w:p>
    <w:p>
      <w:pPr>
        <w:pStyle w:val="Normal"/>
        <w:ind w:firstLine="284"/>
        <w:jc w:val="both"/>
        <w:rPr>
          <w:rFonts w:ascii="Times New Roman" w:hAnsi="Times New Roman" w:eastAsia="Times New Roman" w:cs="Times New Roman"/>
          <w:sz w:val="20"/>
          <w:szCs w:val="20"/>
          <w:lang w:val="en-GB"/>
        </w:rPr>
      </w:pPr>
      <w:r>
        <w:rPr>
          <w:rFonts w:eastAsia="Times New Roman" w:cs="Times New Roman" w:ascii="Times New Roman" w:hAnsi="Times New Roman"/>
          <w:sz w:val="20"/>
          <w:szCs w:val="20"/>
          <w:lang w:val="en-GB"/>
        </w:rPr>
        <w:t>Penn State World Campus, DAAN 881 classmates.</w:t>
      </w:r>
    </w:p>
    <w:p>
      <w:pPr>
        <w:pStyle w:val="Normal"/>
        <w:rPr>
          <w:rFonts w:ascii="Times New Roman" w:hAnsi="Times New Roman" w:eastAsia="Times New Roman" w:cs="Times New Roman"/>
          <w:sz w:val="20"/>
          <w:szCs w:val="20"/>
          <w:vertAlign w:val="superscript"/>
        </w:rPr>
      </w:pPr>
      <w:r>
        <w:rPr>
          <w:rFonts w:eastAsia="Times New Roman" w:cs="Times New Roman" w:ascii="Times New Roman" w:hAnsi="Times New Roman"/>
          <w:b/>
          <w:bCs/>
          <w:smallCaps/>
          <w:sz w:val="20"/>
          <w:szCs w:val="20"/>
        </w:rPr>
        <w:t>References</w:t>
      </w:r>
    </w:p>
    <w:p>
      <w:pPr>
        <w:pStyle w:val="Normal"/>
        <w:ind w:left="450" w:hanging="450"/>
        <w:jc w:val="both"/>
        <w:rPr>
          <w:rFonts w:ascii="Times New Roman" w:hAnsi="Times New Roman" w:eastAsia="Times New Roman" w:cs="Times New Roman"/>
          <w:i/>
          <w:i/>
          <w:iCs/>
          <w:sz w:val="18"/>
          <w:szCs w:val="18"/>
        </w:rPr>
      </w:pPr>
      <w:r>
        <w:rPr>
          <w:rFonts w:eastAsia="Times New Roman" w:cs="Times New Roman" w:ascii="Times New Roman" w:hAnsi="Times New Roman"/>
          <w:i/>
          <w:iCs/>
          <w:sz w:val="18"/>
          <w:szCs w:val="18"/>
        </w:rPr>
        <w:t>[1]</w:t>
      </w:r>
      <w:r>
        <w:rPr/>
        <w:tab/>
      </w:r>
      <w:r>
        <w:rPr>
          <w:rFonts w:eastAsia="Times New Roman" w:cs="Times New Roman" w:ascii="Times New Roman" w:hAnsi="Times New Roman"/>
          <w:i/>
          <w:iCs/>
          <w:sz w:val="18"/>
          <w:szCs w:val="18"/>
        </w:rPr>
        <w:t xml:space="preserve">IGNTD Announces The Launch of SPARx, A Smart Personalized Adaptive Recovery System That Finally Fixes The Failing One-Size-Fits-All System That is Killing More People Every Year. 24-7pressreleases.com. (2021, February 8). Retrieved January 23, 2022, from </w:t>
      </w:r>
      <w:hyperlink r:id="rId28">
        <w:r>
          <w:rPr>
            <w:rStyle w:val="InternetLink"/>
            <w:rFonts w:eastAsia="Times New Roman" w:cs="Times New Roman" w:ascii="Times New Roman" w:hAnsi="Times New Roman"/>
            <w:i/>
            <w:iCs/>
            <w:sz w:val="18"/>
            <w:szCs w:val="18"/>
          </w:rPr>
          <w:t>https://www.24-7pressrelease.com/press-release/479198/igntd-announces-the-launch-of-sparx-a-smart-personalized-adaptive-recovery-system-that-finally-fixes-the-failing-one-size-fits-all-system-that-is-killing-more-people-every-year#</w:t>
        </w:r>
      </w:hyperlink>
    </w:p>
    <w:p>
      <w:pPr>
        <w:pStyle w:val="Normal"/>
        <w:ind w:left="450" w:hanging="450"/>
        <w:jc w:val="both"/>
        <w:rPr>
          <w:rFonts w:ascii="Times New Roman" w:hAnsi="Times New Roman" w:eastAsia="Times New Roman" w:cs="Times New Roman"/>
          <w:i/>
          <w:i/>
          <w:iCs/>
          <w:sz w:val="18"/>
          <w:szCs w:val="18"/>
        </w:rPr>
      </w:pPr>
      <w:r>
        <w:rPr>
          <w:rFonts w:eastAsia="Times New Roman" w:cs="Times New Roman" w:ascii="Times New Roman" w:hAnsi="Times New Roman"/>
          <w:i/>
          <w:iCs/>
          <w:sz w:val="18"/>
          <w:szCs w:val="18"/>
        </w:rPr>
        <w:t>[2]</w:t>
      </w:r>
      <w:r>
        <w:rPr/>
        <w:tab/>
      </w:r>
      <w:r>
        <w:rPr>
          <w:rFonts w:eastAsia="Times New Roman" w:cs="Times New Roman" w:ascii="Times New Roman" w:hAnsi="Times New Roman"/>
          <w:i/>
          <w:iCs/>
          <w:sz w:val="18"/>
          <w:szCs w:val="18"/>
        </w:rPr>
        <w:t xml:space="preserve">Vaughan, Daniel. “3. Learning to Ask Good Business Questions.” Analytical Skills for AI and Data Science: Building Skills for an AI-Driven Enterprise, O'reilly, Beijing, 2020. </w:t>
      </w:r>
    </w:p>
    <w:p>
      <w:pPr>
        <w:pStyle w:val="Normal"/>
        <w:spacing w:before="0" w:after="200"/>
        <w:rPr>
          <w:rFonts w:ascii="Times New Roman" w:hAnsi="Times New Roman" w:eastAsia="Times New Roman" w:cs="Times New Roman"/>
          <w:sz w:val="20"/>
          <w:szCs w:val="20"/>
          <w:vertAlign w:val="superscript"/>
        </w:rPr>
      </w:pPr>
      <w:r>
        <w:rPr/>
      </w:r>
    </w:p>
    <w:sectPr>
      <w:type w:val="continuous"/>
      <w:pgSz w:w="12240" w:h="15840"/>
      <w:pgMar w:left="1440" w:right="1440" w:header="0" w:top="1440" w:footer="0" w:bottom="1440" w:gutter="0"/>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Sim Mahbub" w:date="2022-04-18T07:34:00Z" w:initials="SR">
    <w:p>
      <w:r>
        <w:rPr>
          <w:rFonts w:ascii="Liberation Serif" w:hAnsi="Liberation Serif" w:eastAsia="DejaVu Sans" w:cs="DejaVu Sans"/>
          <w:sz w:val="24"/>
          <w:szCs w:val="24"/>
          <w:lang w:val="en-US" w:eastAsia="en-US" w:bidi="en-US"/>
        </w:rPr>
        <w:t>Some financial costs figures for opioid addiction could create a stronger case for the research</w:t>
      </w:r>
    </w:p>
  </w:comment>
  <w:comment w:id="1" w:author="Unknown Author" w:date="2022-04-19T19:10:40Z" w:initials="">
    <w:p>
      <w:r>
        <w:rPr>
          <w:rFonts w:ascii="Calibri" w:hAnsi="Calibri" w:asciiTheme="minorHAnsi" w:hAnsiTheme="minorHAnsi" w:cs="Arial" w:eastAsia="宋体"/>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val="en-GB" w:eastAsia="zh-CN"/>
        </w:rPr>
        <w:t>Exactly as I mentioned to Dusan…</w:t>
      </w:r>
      <w:r>
        <w:rPr>
          <w:rFonts w:ascii="Calibri" w:hAnsi="Calibri" w:asciiTheme="minorHAnsi" w:hAnsiTheme="minorHAnsi" w:cs="Arial" w:eastAsia="宋体"/>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val="en-GB" w:eastAsia="zh-CN"/>
        </w:rPr>
      </w:r>
      <w:r>
        <w:rPr>
          <w:rFonts w:ascii="Calibri" w:hAnsi="Calibri" w:asciiTheme="minorHAnsi" w:hAnsiTheme="minorHAnsi" w:cs="Arial" w:eastAsia="宋体"/>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val="en-GB" w:eastAsia="zh-CN"/>
        </w:rPr>
      </w:r>
      <w:r>
        <w:rPr>
          <w:rFonts w:ascii="Calibri" w:hAnsi="Calibri" w:asciiTheme="minorHAnsi" w:hAnsiTheme="minorHAnsi" w:cs="Arial" w:eastAsia="宋体"/>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val="en-GB" w:eastAsia="zh-CN"/>
        </w:rPr>
        <w:t>One thing I think should be a focus with this sort of research is we have the app designed for users to engage with eachother almost like a combination of group chats/forum and direct messaging. The caveat being that the users are volunteering all that chat information under a ToS agreement. You can’t understand compulsive behaviors without understanding the personal life stories and interactions where you can draw the connections. This is especially important because conventional addiction treatment is definitely going to work poorly on those whose problems may more so revolve around a neuroticism than a psychosis.</w:t>
      </w:r>
    </w:p>
    <w:p>
      <w:r>
        <w:rPr>
          <w:rFonts w:eastAsia="DejaVu Sans" w:cs="DejaVu Sans"/>
          <w:sz w:val="24"/>
          <w:szCs w:val="24"/>
          <w:lang w:val="en-US" w:eastAsia="en-US" w:bidi="en-US"/>
        </w:rPr>
      </w:r>
    </w:p>
    <w:p>
      <w:r>
        <w:rPr>
          <w:rFonts w:ascii="Calibri" w:hAnsi="Calibri" w:asciiTheme="minorHAnsi" w:hAnsiTheme="minorHAnsi" w:cs="Arial" w:eastAsia="宋体"/>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val="en-GB" w:eastAsia="zh-CN"/>
        </w:rPr>
        <w:t>Treatment has to be approached with having a clear understanding of behavior profiles based on how we can interpret interactions more closely and draw correlations between human interaction based deficits</w:t>
      </w:r>
    </w:p>
    <w:p>
      <w:r>
        <w:rPr>
          <w:rFonts w:eastAsia="DejaVu Sans" w:cs="DejaVu Sans"/>
          <w:sz w:val="24"/>
          <w:szCs w:val="24"/>
          <w:lang w:val="en-US" w:eastAsia="en-US" w:bidi="en-US"/>
        </w:rPr>
      </w:r>
    </w:p>
    <w:p>
      <w:r>
        <w:rPr>
          <w:rFonts w:eastAsia="宋体" w:ascii="Calibri" w:hAnsi="Calibri" w:cs="Arial" w:asciiTheme="minorHAnsi" w:cstheme="minorBidi" w:eastAsiaTheme="minorEastAsia"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bidi="ar-SA" w:eastAsia="zh-CN" w:val="en-GB"/>
        </w:rPr>
        <w:t>Basically we need a way to somewhat bypass HIPAA so we can get very useful and necessary data from this that does not over generalize treatment approaches</w:t>
      </w:r>
    </w:p>
  </w:comment>
  <w:comment w:id="4" w:author="Sim Mahbub" w:date="2022-04-18T07:33:00Z" w:initials="SR">
    <w:p>
      <w:r>
        <w:rPr>
          <w:rFonts w:ascii="Liberation Serif" w:hAnsi="Liberation Serif" w:eastAsia="DejaVu Sans" w:cs="DejaVu Sans"/>
          <w:sz w:val="24"/>
          <w:szCs w:val="24"/>
          <w:lang w:val="en-US" w:eastAsia="en-US" w:bidi="en-US"/>
        </w:rPr>
        <w:t>Do we need all the capitalization?</w:t>
      </w:r>
    </w:p>
    <w:p>
      <w:r>
        <w:rPr>
          <w:rFonts w:ascii="Liberation Serif" w:hAnsi="Liberation Serif" w:eastAsia="DejaVu Sans" w:cs="DejaVu Sans"/>
          <w:sz w:val="24"/>
          <w:szCs w:val="24"/>
          <w:lang w:val="en-US" w:eastAsia="en-US" w:bidi="en-US"/>
        </w:rPr>
        <w:t>Did they say this? If yes then it should be quoted, if we are claiming this, then it should be referenced!</w:t>
      </w:r>
    </w:p>
    <w:p>
      <w:r>
        <w:rPr>
          <w:rFonts w:ascii="Liberation Serif" w:hAnsi="Liberation Serif" w:eastAsia="DejaVu Sans" w:cs="DejaVu Sans"/>
          <w:sz w:val="24"/>
          <w:szCs w:val="24"/>
          <w:lang w:val="en-US" w:eastAsia="en-US" w:bidi="en-US"/>
        </w:rPr>
        <w:t>Bold claim!</w:t>
      </w:r>
    </w:p>
  </w:comment>
  <w:comment w:id="5" w:author="Unknown Author" w:date="2022-04-19T19:09:02Z" w:initials="">
    <w:p>
      <w:r>
        <w:rPr>
          <w:rFonts w:eastAsia="宋体" w:eastAsiaTheme="minorEastAsia" w:cs="Arial" w:ascii="Calibri" w:hAnsi="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bidi="ar-SA" w:eastAsia="zh-CN" w:val="en-GB"/>
        </w:rPr>
        <w:t>Reply to Sim Mahbub (04/18/2022, 07:33): "..."</w:t>
      </w:r>
    </w:p>
    <w:p>
      <w:r>
        <w:rPr>
          <w:rFonts w:ascii="Liberation Serif" w:hAnsi="Liberation Serif" w:eastAsia="DejaVu Sans" w:cs="DejaVu Sans"/>
          <w:sz w:val="20"/>
          <w:szCs w:val="24"/>
          <w:lang w:val="en-GB" w:eastAsia="zh-CN" w:bidi="ar-SA"/>
        </w:rPr>
        <w:t>Definitely think this is a bold claim. I would like to see sources to provide clear evidence as why this is the case and why other cases are not true, such as certain aspects of medical sector being underfunded/under-utilized which could complicate the treatment process.</w:t>
      </w:r>
    </w:p>
  </w:comment>
  <w:comment w:id="3" w:author="Brulliea, Alexander Joseph" w:date="2022-04-18T23:19:00Z" w:initials="BJ">
    <w:p>
      <w:r>
        <w:rPr>
          <w:rFonts w:ascii="Liberation Serif" w:hAnsi="Liberation Serif" w:eastAsia="DejaVu Sans" w:cs="DejaVu Sans"/>
          <w:sz w:val="24"/>
          <w:szCs w:val="24"/>
          <w:lang w:val="en-US" w:eastAsia="en-US" w:bidi="en-US"/>
        </w:rPr>
        <w:t>This was the name of the article we referenced for the preceding quote</w:t>
      </w:r>
    </w:p>
    <w:p>
      <w:r>
        <w:rPr>
          <w:rFonts w:ascii="Liberation Serif" w:hAnsi="Liberation Serif" w:eastAsia="DejaVu Sans" w:cs="DejaVu Sans"/>
          <w:sz w:val="24"/>
          <w:szCs w:val="24"/>
          <w:lang w:val="en-US" w:eastAsia="en-US" w:bidi="en-US"/>
        </w:rPr>
        <w:t>It is Reference 1 in our Reference list, but since no author was listed, we had used the article title for the reference link here.</w:t>
      </w:r>
    </w:p>
  </w:comment>
  <w:comment w:id="2" w:author="Ramljak, Dusan" w:date="2022-04-19T02:28:00Z" w:initials="RD">
    <w:p>
      <w:r>
        <w:rPr>
          <w:rFonts w:ascii="Liberation Serif" w:hAnsi="Liberation Serif" w:eastAsia="DejaVu Sans" w:cs="DejaVu Sans"/>
          <w:sz w:val="24"/>
          <w:szCs w:val="24"/>
          <w:lang w:val="en-US" w:eastAsia="en-US" w:bidi="en-US"/>
        </w:rPr>
        <w:t>Way to address that is just to put the number under brackets, I'll do that</w:t>
      </w:r>
    </w:p>
  </w:comment>
  <w:comment w:id="6" w:author="Unknown Author" w:date="2022-04-19T19:14:31Z" w:initials="">
    <w:p>
      <w:r>
        <w:rPr>
          <w:rFonts w:ascii="Calibri" w:hAnsi="Calibri" w:asciiTheme="minorHAnsi" w:hAnsiTheme="minorHAnsi" w:eastAsia="宋体"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val="en-GB" w:eastAsia="zh-CN"/>
        </w:rPr>
        <w:t>This will be accompanied by a multimodal discourse analytical approach on providing mechanisms of positive reinforcement behaviors as a way to channel users away from maladaptive compulsive habit forming behaviors that we term as “addictions”.</w:t>
      </w:r>
      <w:r>
        <w:rPr>
          <w:rFonts w:ascii="Calibri" w:hAnsi="Calibri" w:asciiTheme="minorHAnsi" w:hAnsiTheme="minorHAnsi" w:eastAsia="宋体"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val="en-GB" w:eastAsia="zh-CN"/>
        </w:rPr>
      </w:r>
      <w:r>
        <w:rPr>
          <w:rFonts w:ascii="Calibri" w:hAnsi="Calibri" w:asciiTheme="minorHAnsi" w:hAnsiTheme="minorHAnsi" w:eastAsia="宋体"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val="en-GB" w:eastAsia="zh-CN"/>
        </w:rPr>
      </w:r>
      <w:r>
        <w:rPr>
          <w:rFonts w:ascii="Calibri" w:hAnsi="Calibri" w:asciiTheme="minorHAnsi" w:hAnsiTheme="minorHAnsi" w:eastAsia="宋体"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val="en-GB" w:eastAsia="zh-CN"/>
        </w:rPr>
        <w:t>A focused approach on remediation treatment centered around strategies of self-development/improvement in lifestyle and long term life choices as reinforcing factors to become community driven in ways that benefit society; a focus on self-development and giving back to communities for the greater good of oneself and others.</w:t>
      </w:r>
    </w:p>
    <w:p>
      <w:r>
        <w:rPr>
          <w:rFonts w:ascii="Liberation Serif" w:hAnsi="Liberation Serif" w:eastAsia="DejaVu Sans" w:cs="DejaVu Sans"/>
          <w:sz w:val="24"/>
          <w:szCs w:val="24"/>
          <w:lang w:val="en-US" w:eastAsia="en-US" w:bidi="en-US"/>
        </w:rPr>
      </w:r>
    </w:p>
    <w:p>
      <w:r>
        <w:rPr>
          <w:rFonts w:cs="Arial" w:ascii="Calibri" w:hAnsi="Calibri" w:eastAsia="宋体" w:asciiTheme="minorHAnsi" w:cstheme="minorBidi" w:eastAsiaTheme="minorEastAsia"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bidi="ar-SA" w:eastAsia="zh-CN" w:val="en-GB"/>
        </w:rPr>
        <w:t>The focus of such a treatment framework should be focusing on the roots of what brought the addiction in the first place; focus on spectrum of severity based approaches between psychological trauma and possible genetic abnormalities that impair cognitive functioning as key measures for personalizing treatment.</w:t>
      </w:r>
    </w:p>
  </w:comment>
  <w:comment w:id="7" w:author="Unknown Author" w:date="2022-04-19T19:24:03Z" w:initials="">
    <w:p>
      <w:r>
        <w:rPr>
          <w:rFonts w:eastAsia="宋体" w:eastAsiaTheme="minorEastAsia" w:cs="Arial"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zh-CN" w:val="en-GB"/>
        </w:rPr>
        <w:t>I provided a well detailed Q&amp;A doc that I believe covers some good perspective angle on approaches toward this that I sent to Dusan.</w:t>
      </w:r>
    </w:p>
  </w:comment>
  <w:comment w:id="11" w:author="Ramljak, Dusan" w:date="2022-04-14T23:55:00Z" w:initials="RD">
    <w:p>
      <w:hyperlink r:id="rId1">
        <w:r>
          <w:rPr>
            <w:rFonts w:ascii="Liberation Serif" w:hAnsi="Liberation Serif" w:eastAsia="DejaVu Sans" w:cs="DejaVu Sans"/>
            <w:sz w:val="24"/>
            <w:szCs w:val="24"/>
            <w:lang w:val="en-US" w:eastAsia="en-US" w:bidi="en-US"/>
          </w:rPr>
          <w:t>@Nazer, Labib</w:t>
        </w:r>
      </w:hyperlink>
      <w:r>
        <w:rPr>
          <w:rFonts w:ascii="Liberation Serif" w:hAnsi="Liberation Serif" w:eastAsia="DejaVu Sans" w:cs="DejaVu Sans"/>
          <w:sz w:val="24"/>
          <w:szCs w:val="24"/>
          <w:lang w:val="en-US" w:eastAsia="en-US" w:bidi="en-US"/>
        </w:rPr>
        <w:t xml:space="preserve"> I see that you started to work on the document. I added abstract and introduction, please, copy the rest. </w:t>
      </w:r>
    </w:p>
  </w:comment>
  <w:comment w:id="10" w:author="Ramljak, Dusan" w:date="2022-04-15T00:19:00Z" w:initials="RD">
    <w:p>
      <w:hyperlink r:id="rId2">
        <w:r>
          <w:rPr>
            <w:rFonts w:ascii="Liberation Serif" w:hAnsi="Liberation Serif" w:eastAsia="DejaVu Sans" w:cs="DejaVu Sans"/>
            <w:sz w:val="24"/>
            <w:szCs w:val="24"/>
            <w:lang w:val="en-US" w:eastAsia="en-US" w:bidi="en-US"/>
          </w:rPr>
          <w:t>@Nazer, Labib</w:t>
        </w:r>
      </w:hyperlink>
      <w:r>
        <w:rPr>
          <w:rFonts w:ascii="Liberation Serif" w:hAnsi="Liberation Serif" w:eastAsia="DejaVu Sans" w:cs="DejaVu Sans"/>
          <w:sz w:val="24"/>
          <w:szCs w:val="24"/>
          <w:lang w:val="en-US" w:eastAsia="en-US" w:bidi="en-US"/>
        </w:rPr>
        <w:t xml:space="preserve"> Don't try to figure out the format, just copy paste, we will figure out the format later</w:t>
      </w:r>
    </w:p>
  </w:comment>
  <w:comment w:id="9" w:author="Nazer, Labib" w:date="2022-04-15T01:02:00Z" w:initials="NL">
    <w:p>
      <w:r>
        <w:rPr>
          <w:rFonts w:ascii="Liberation Serif" w:hAnsi="Liberation Serif" w:eastAsia="DejaVu Sans" w:cs="DejaVu Sans"/>
          <w:sz w:val="24"/>
          <w:szCs w:val="24"/>
          <w:lang w:val="en-US" w:eastAsia="en-US" w:bidi="en-US"/>
        </w:rPr>
        <w:t>I’ve added each section of the work except for the appendix</w:t>
      </w:r>
    </w:p>
  </w:comment>
  <w:comment w:id="8" w:author="Ramljak, Dusan" w:date="2022-04-15T07:01:00Z" w:initials="RD">
    <w:p>
      <w:hyperlink r:id="rId3">
        <w:r>
          <w:rPr>
            <w:rFonts w:ascii="Liberation Serif" w:hAnsi="Liberation Serif" w:eastAsia="DejaVu Sans" w:cs="DejaVu Sans"/>
            <w:sz w:val="24"/>
            <w:szCs w:val="24"/>
            <w:lang w:val="en-US" w:eastAsia="en-US" w:bidi="en-US"/>
          </w:rPr>
          <w:t>@Nazer, Labib</w:t>
        </w:r>
      </w:hyperlink>
      <w:r>
        <w:rPr>
          <w:rFonts w:ascii="Liberation Serif" w:hAnsi="Liberation Serif" w:eastAsia="DejaVu Sans" w:cs="DejaVu Sans"/>
          <w:sz w:val="24"/>
          <w:szCs w:val="24"/>
          <w:lang w:val="en-US" w:eastAsia="en-US" w:bidi="en-US"/>
        </w:rPr>
        <w:t xml:space="preserve"> Thank you for adding sections. Appendix will be supplemental material if need be (I doubt that) I will thoroughly check and comment the work during the weekend.</w:t>
      </w:r>
    </w:p>
  </w:comment>
  <w:comment w:id="12" w:author="Sim Mahbub" w:date="2022-04-18T07:33:00Z" w:initials="SR">
    <w:p>
      <w:r>
        <w:rPr>
          <w:rFonts w:ascii="Liberation Serif" w:hAnsi="Liberation Serif" w:eastAsia="DejaVu Sans" w:cs="DejaVu Sans"/>
          <w:sz w:val="24"/>
          <w:szCs w:val="24"/>
          <w:lang w:val="en-US" w:eastAsia="en-US" w:bidi="en-US"/>
        </w:rPr>
        <w:t>We would rather say in passive voice: ‘The table with volume of……has been included below:</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Also by empty strings are we talking about missing values? Familiarity is important for the reader</w:t>
      </w:r>
    </w:p>
  </w:comment>
  <w:comment w:id="13" w:author="Sim Mahbub" w:date="2022-04-18T07:33:00Z" w:initials="SR">
    <w:p>
      <w:r>
        <w:rPr>
          <w:rFonts w:ascii="Liberation Serif" w:hAnsi="Liberation Serif" w:eastAsia="DejaVu Sans" w:cs="DejaVu Sans"/>
          <w:sz w:val="24"/>
          <w:szCs w:val="24"/>
          <w:lang w:val="en-US" w:eastAsia="en-US" w:bidi="en-US"/>
        </w:rPr>
        <w:t xml:space="preserve">Provide a little more context here (based on Section 3) on the methods employed in feature selection. </w:t>
      </w:r>
    </w:p>
  </w:comment>
  <w:comment w:id="14" w:author="Sim Mahbub" w:date="2022-04-18T07:33:00Z" w:initials="SR">
    <w:p>
      <w:r>
        <w:rPr>
          <w:rFonts w:ascii="Liberation Serif" w:hAnsi="Liberation Serif" w:eastAsia="DejaVu Sans" w:cs="DejaVu Sans"/>
          <w:sz w:val="24"/>
          <w:szCs w:val="24"/>
          <w:lang w:val="en-US" w:eastAsia="en-US" w:bidi="en-US"/>
        </w:rPr>
        <w:t xml:space="preserve">While reading this table I realized, perhaps a more clear and concise explanation of Sparx might have been appreciated in the Introduction section. Or at least provide a footnote with the relevant link to the platform. </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So there are packages a user can purchase? So this is pro bono or a pay for play system?</w:t>
      </w:r>
    </w:p>
  </w:comment>
  <w:comment w:id="15" w:author="Sim Mahbub" w:date="2022-04-18T07:34:00Z" w:initials="SR">
    <w:p>
      <w:r>
        <w:rPr>
          <w:rFonts w:ascii="Liberation Serif" w:hAnsi="Liberation Serif" w:eastAsia="DejaVu Sans" w:cs="DejaVu Sans"/>
          <w:sz w:val="24"/>
          <w:szCs w:val="24"/>
          <w:lang w:val="en-US" w:eastAsia="en-US" w:bidi="en-US"/>
        </w:rPr>
        <w:t>The negative skewness makes me curious.</w:t>
      </w:r>
    </w:p>
    <w:p>
      <w:r>
        <w:rPr>
          <w:rFonts w:ascii="Liberation Serif" w:hAnsi="Liberation Serif" w:eastAsia="DejaVu Sans" w:cs="DejaVu Sans"/>
          <w:sz w:val="24"/>
          <w:szCs w:val="24"/>
          <w:lang w:val="en-US" w:eastAsia="en-US" w:bidi="en-US"/>
        </w:rPr>
        <w:t xml:space="preserve">Are the per week questions open-ended? </w:t>
      </w:r>
    </w:p>
    <w:p>
      <w:r>
        <w:rPr>
          <w:rFonts w:ascii="Liberation Serif" w:hAnsi="Liberation Serif" w:eastAsia="DejaVu Sans" w:cs="DejaVu Sans"/>
          <w:sz w:val="24"/>
          <w:szCs w:val="24"/>
          <w:lang w:val="en-US" w:eastAsia="en-US" w:bidi="en-US"/>
        </w:rPr>
        <w:t>i.e. Seven or more?</w:t>
      </w:r>
    </w:p>
    <w:p>
      <w:r>
        <w:rPr>
          <w:rFonts w:ascii="Liberation Serif" w:hAnsi="Liberation Serif" w:eastAsia="DejaVu Sans" w:cs="DejaVu Sans"/>
          <w:sz w:val="24"/>
          <w:szCs w:val="24"/>
          <w:lang w:val="en-US" w:eastAsia="en-US" w:bidi="en-US"/>
        </w:rPr>
        <w:t>It should be clarified.</w:t>
      </w:r>
    </w:p>
    <w:p>
      <w:r>
        <w:rPr>
          <w:rFonts w:ascii="Liberation Serif" w:hAnsi="Liberation Serif" w:eastAsia="DejaVu Sans" w:cs="DejaVu Sans"/>
          <w:sz w:val="24"/>
          <w:szCs w:val="24"/>
          <w:lang w:val="en-US" w:eastAsia="en-US" w:bidi="en-US"/>
        </w:rPr>
        <w:t>If 7 is the maximum valued allowed in the survey, that may be a survey design issue.</w:t>
      </w:r>
    </w:p>
  </w:comment>
  <w:comment w:id="16" w:author="Sim Mahbub" w:date="2022-04-18T07:40:00Z" w:initials="SR">
    <w:p>
      <w:r>
        <w:rPr>
          <w:rFonts w:ascii="Liberation Serif" w:hAnsi="Liberation Serif" w:eastAsia="DejaVu Sans" w:cs="DejaVu Sans"/>
          <w:sz w:val="24"/>
          <w:szCs w:val="24"/>
          <w:lang w:val="en-US" w:eastAsia="en-US" w:bidi="en-US"/>
        </w:rPr>
        <w:t>Change plot size and text size?</w:t>
      </w:r>
    </w:p>
  </w:comment>
  <w:comment w:id="17" w:author="Sim Mahbub" w:date="2022-04-18T07:37:00Z" w:initials="SR">
    <w:p>
      <w:r>
        <w:rPr>
          <w:rFonts w:ascii="Liberation Serif" w:hAnsi="Liberation Serif" w:eastAsia="DejaVu Sans" w:cs="DejaVu Sans"/>
          <w:sz w:val="24"/>
          <w:szCs w:val="24"/>
          <w:lang w:val="en-US" w:eastAsia="en-US" w:bidi="en-US"/>
        </w:rPr>
        <w:t>Do you mean you replaced all the null values with 0? Or something else?</w:t>
      </w:r>
    </w:p>
  </w:comment>
  <w:comment w:id="18" w:author="Sim Mahbub" w:date="2022-04-18T07:41:00Z" w:initials="SR">
    <w:p>
      <w:r>
        <w:rPr>
          <w:rFonts w:ascii="Liberation Serif" w:hAnsi="Liberation Serif" w:eastAsia="DejaVu Sans" w:cs="DejaVu Sans"/>
          <w:sz w:val="24"/>
          <w:szCs w:val="24"/>
          <w:lang w:val="en-US" w:eastAsia="en-US" w:bidi="en-US"/>
        </w:rPr>
        <w:t>Outside readers!</w:t>
      </w:r>
    </w:p>
  </w:comment>
  <w:comment w:id="19" w:author="Sim Mahbub" w:date="2022-04-18T07:47:00Z" w:initials="SR">
    <w:p>
      <w:r>
        <w:rPr>
          <w:rFonts w:ascii="Liberation Serif" w:hAnsi="Liberation Serif" w:eastAsia="DejaVu Sans" w:cs="DejaVu Sans"/>
          <w:sz w:val="24"/>
          <w:szCs w:val="24"/>
          <w:lang w:val="en-US" w:eastAsia="en-US" w:bidi="en-US"/>
        </w:rPr>
        <w:t>If the output variable was ‘Completed lesson’ it should be clearly mentioned here.</w:t>
      </w:r>
    </w:p>
  </w:comment>
  <w:comment w:id="20" w:author="Sim Mahbub" w:date="2022-04-18T07:54:00Z" w:initials="SR">
    <w:p>
      <w:r>
        <w:rPr>
          <w:rFonts w:ascii="Liberation Serif" w:hAnsi="Liberation Serif" w:eastAsia="DejaVu Sans" w:cs="DejaVu Sans"/>
          <w:sz w:val="24"/>
          <w:szCs w:val="24"/>
          <w:lang w:val="en-US" w:eastAsia="en-US" w:bidi="en-US"/>
        </w:rPr>
        <w:t xml:space="preserve">Overall tense of the report should always be in the past tense in my opinion. A published report outlines what was done, not what the team will do (unless we are talking about closing remarks and future steps). </w:t>
      </w:r>
    </w:p>
  </w:comment>
  <w:comment w:id="21" w:author="Sim Mahbub" w:date="2022-04-18T07:56:00Z" w:initials="SR">
    <w:p>
      <w:r>
        <w:rPr>
          <w:rFonts w:ascii="Liberation Serif" w:hAnsi="Liberation Serif" w:eastAsia="DejaVu Sans" w:cs="DejaVu Sans"/>
          <w:sz w:val="24"/>
          <w:szCs w:val="24"/>
          <w:lang w:val="en-US" w:eastAsia="en-US" w:bidi="en-US"/>
        </w:rPr>
        <w:t>Scope for hyper parameter tuning to reduce underfitting? Maybe?</w:t>
      </w:r>
    </w:p>
  </w:comment>
  <w:comment w:id="22" w:author="Sim Mahbub" w:date="2022-04-18T07:59:00Z" w:initials="SR">
    <w:p>
      <w:r>
        <w:rPr>
          <w:rFonts w:ascii="Liberation Serif" w:hAnsi="Liberation Serif" w:eastAsia="DejaVu Sans" w:cs="DejaVu Sans"/>
          <w:sz w:val="24"/>
          <w:szCs w:val="24"/>
          <w:lang w:val="en-US" w:eastAsia="en-US" w:bidi="en-US"/>
        </w:rPr>
        <w:t>A little problematic since there is less consensus between the 2 best performing models. Perhaps if we knew the factor loading scores things would be clearer.</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A discussion of the key contributing features to the outcome would be a good punchline for the research</w:t>
      </w:r>
    </w:p>
  </w:comment>
  <w:comment w:id="23" w:author="Sim Mahbub" w:date="2022-04-18T08:03:00Z" w:initials="SR">
    <w:p>
      <w:r>
        <w:rPr>
          <w:rFonts w:ascii="Liberation Serif" w:hAnsi="Liberation Serif" w:eastAsia="DejaVu Sans" w:cs="DejaVu Sans"/>
          <w:sz w:val="24"/>
          <w:szCs w:val="24"/>
          <w:lang w:val="en-US" w:eastAsia="en-US" w:bidi="en-US"/>
        </w:rPr>
        <w:t>Overall insightful, and well thought out research. Some secondary sources, and policy recommendation for igntd based on the modeling could wrap this up nicely!</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bullet"/>
      <w:lvlText w:val=""/>
      <w:lvlJc w:val="left"/>
      <w:pPr>
        <w:tabs>
          <w:tab w:val="num" w:pos="0"/>
        </w:tabs>
        <w:ind w:left="1440" w:hanging="360"/>
      </w:pPr>
      <w:rPr>
        <w:rFonts w:ascii="Symbol" w:hAnsi="Symbol" w:cs="Symbol"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trackRevisions/>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Arial" w:asciiTheme="minorHAnsi" w:cstheme="minorBidi" w:eastAsiaTheme="minorEastAsia" w:hAnsiTheme="minorHAnsi"/>
        <w:sz w:val="22"/>
        <w:szCs w:val="22"/>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宋体" w:cs="Arial" w:asciiTheme="minorHAnsi" w:cstheme="minorBidi" w:eastAsiaTheme="minorEastAsia" w:hAnsiTheme="minorHAnsi"/>
      <w:color w:val="auto"/>
      <w:kern w:val="0"/>
      <w:sz w:val="22"/>
      <w:szCs w:val="22"/>
      <w:lang w:val="en-US" w:eastAsia="zh-CN"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000FF" w:themeColor="hyperlink"/>
      <w:u w:val="single"/>
    </w:rPr>
  </w:style>
  <w:style w:type="character" w:styleId="Mention">
    <w:name w:val="Mention"/>
    <w:basedOn w:val="DefaultParagraphFont"/>
    <w:uiPriority w:val="99"/>
    <w:unhideWhenUsed/>
    <w:qFormat/>
    <w:rsid w:val="00d43af7"/>
    <w:rPr>
      <w:color w:val="2B579A"/>
      <w:shd w:fill="E6E6E6" w:val="clear"/>
    </w:rPr>
  </w:style>
  <w:style w:type="character" w:styleId="CommentTextChar" w:customStyle="1">
    <w:name w:val="Comment Text Char"/>
    <w:basedOn w:val="DefaultParagraphFont"/>
    <w:link w:val="CommentText"/>
    <w:uiPriority w:val="99"/>
    <w:qFormat/>
    <w:rsid w:val="00d43af7"/>
    <w:rPr>
      <w:sz w:val="20"/>
      <w:szCs w:val="20"/>
    </w:rPr>
  </w:style>
  <w:style w:type="character" w:styleId="Annotationreference">
    <w:name w:val="annotation reference"/>
    <w:basedOn w:val="DefaultParagraphFont"/>
    <w:uiPriority w:val="99"/>
    <w:semiHidden/>
    <w:unhideWhenUsed/>
    <w:qFormat/>
    <w:rsid w:val="00d43af7"/>
    <w:rPr>
      <w:sz w:val="16"/>
      <w:szCs w:val="16"/>
    </w:rPr>
  </w:style>
  <w:style w:type="character" w:styleId="HeaderChar" w:customStyle="1">
    <w:name w:val="Header Char"/>
    <w:basedOn w:val="DefaultParagraphFont"/>
    <w:link w:val="Header"/>
    <w:uiPriority w:val="99"/>
    <w:qFormat/>
    <w:rsid w:val="00d3408c"/>
    <w:rPr/>
  </w:style>
  <w:style w:type="character" w:styleId="FooterChar" w:customStyle="1">
    <w:name w:val="Footer Char"/>
    <w:basedOn w:val="DefaultParagraphFont"/>
    <w:link w:val="Footer"/>
    <w:uiPriority w:val="99"/>
    <w:qFormat/>
    <w:rsid w:val="00d3408c"/>
    <w:rPr/>
  </w:style>
  <w:style w:type="character" w:styleId="UnresolvedMention">
    <w:name w:val="Unresolved Mention"/>
    <w:basedOn w:val="DefaultParagraphFont"/>
    <w:uiPriority w:val="99"/>
    <w:semiHidden/>
    <w:unhideWhenUsed/>
    <w:qFormat/>
    <w:rsid w:val="00f77e87"/>
    <w:rPr>
      <w:color w:val="605E5C"/>
      <w:shd w:fill="E1DFDD" w:val="clear"/>
    </w:rPr>
  </w:style>
  <w:style w:type="character" w:styleId="CommentSubjectChar" w:customStyle="1">
    <w:name w:val="Comment Subject Char"/>
    <w:basedOn w:val="CommentTextChar"/>
    <w:link w:val="CommentSubject"/>
    <w:uiPriority w:val="99"/>
    <w:semiHidden/>
    <w:qFormat/>
    <w:rsid w:val="00045b3f"/>
    <w:rPr>
      <w:b/>
      <w:bCs/>
      <w:sz w:val="20"/>
      <w:szCs w:val="20"/>
    </w:rPr>
  </w:style>
  <w:style w:type="character" w:styleId="VisitedInternetLink">
    <w:name w:val="FollowedHyperlink"/>
    <w:basedOn w:val="DefaultParagraphFont"/>
    <w:uiPriority w:val="99"/>
    <w:semiHidden/>
    <w:unhideWhenUsed/>
    <w:rsid w:val="00a96298"/>
    <w:rPr>
      <w:color w:val="800080" w:themeColor="followed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nnotationtext">
    <w:name w:val="annotation text"/>
    <w:basedOn w:val="Normal"/>
    <w:link w:val="CommentTextChar"/>
    <w:uiPriority w:val="99"/>
    <w:unhideWhenUsed/>
    <w:qFormat/>
    <w:rsid w:val="00d43af7"/>
    <w:pPr>
      <w:spacing w:lineRule="auto" w:line="240"/>
    </w:pPr>
    <w:rPr>
      <w:sz w:val="20"/>
      <w:szCs w:val="20"/>
    </w:rPr>
  </w:style>
  <w:style w:type="paragraph" w:styleId="HeaderandFooter">
    <w:name w:val="Header and Footer"/>
    <w:basedOn w:val="Normal"/>
    <w:qFormat/>
    <w:pPr/>
    <w:rPr/>
  </w:style>
  <w:style w:type="paragraph" w:styleId="Header">
    <w:name w:val="Header"/>
    <w:basedOn w:val="Normal"/>
    <w:link w:val="HeaderChar"/>
    <w:uiPriority w:val="99"/>
    <w:unhideWhenUsed/>
    <w:rsid w:val="00d3408c"/>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3408c"/>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8c7955"/>
    <w:pPr>
      <w:spacing w:before="0" w:after="200"/>
      <w:ind w:left="720" w:hanging="0"/>
      <w:contextualSpacing/>
    </w:pPr>
    <w:rPr/>
  </w:style>
  <w:style w:type="paragraph" w:styleId="NormalWeb">
    <w:name w:val="Normal (Web)"/>
    <w:basedOn w:val="Normal"/>
    <w:uiPriority w:val="99"/>
    <w:unhideWhenUsed/>
    <w:qFormat/>
    <w:rsid w:val="008c7955"/>
    <w:pPr>
      <w:spacing w:lineRule="auto" w:line="240" w:before="195" w:after="150"/>
    </w:pPr>
    <w:rPr>
      <w:rFonts w:ascii="Times New Roman" w:hAnsi="Times New Roman" w:eastAsia="Times New Roman" w:cs="Times New Roman"/>
      <w:sz w:val="24"/>
      <w:szCs w:val="24"/>
      <w:u w:val="none" w:color="000000"/>
      <w:lang w:eastAsia="en-US"/>
    </w:rPr>
  </w:style>
  <w:style w:type="paragraph" w:styleId="Annotationsubject">
    <w:name w:val="annotation subject"/>
    <w:basedOn w:val="Annotationtext"/>
    <w:next w:val="Annotationtext"/>
    <w:link w:val="CommentSubjectChar"/>
    <w:uiPriority w:val="99"/>
    <w:semiHidden/>
    <w:unhideWhenUsed/>
    <w:qFormat/>
    <w:rsid w:val="00045b3f"/>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comments.xml.rels><?xml version="1.0" encoding="UTF-8"?>
<Relationships xmlns="http://schemas.openxmlformats.org/package/2006/relationships"><Relationship Id="rId1" Type="http://schemas.openxmlformats.org/officeDocument/2006/relationships/hyperlink" Target="mailto:lfn5029@psu.edu" TargetMode="External"/><Relationship Id="rId2" Type="http://schemas.openxmlformats.org/officeDocument/2006/relationships/hyperlink" Target="mailto:lfn5029@psu.edu" TargetMode="External"/><Relationship Id="rId3" Type="http://schemas.openxmlformats.org/officeDocument/2006/relationships/hyperlink" Target="mailto:lfn5029@psu.edu"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uthor@company.com" TargetMode="External"/><Relationship Id="rId3" Type="http://schemas.openxmlformats.org/officeDocument/2006/relationships/hyperlink" Target="https://github.com/labibnazer/DAAN-881-Projec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wmf"/><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hyperlink" Target="https://benwhalley.github.io/just-enough-r/gof.html" TargetMode="Externa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hyperlink" Target="https://www.24-7pressrelease.com/press-release/479198/igntd-announces-the-launch-of-sparx-a-smart-personalized-adaptive-recovery-system-that-finally-fixes-the-failing-one-size-fits-all-system-that-is-killing-more-people-every-year" TargetMode="External"/><Relationship Id="rId29" Type="http://schemas.openxmlformats.org/officeDocument/2006/relationships/comments" Target="comments.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Application>LibreOffice/6.4.7.2$Linux_X86_64 LibreOffice_project/40$Build-2</Application>
  <Pages>33</Pages>
  <Words>5668</Words>
  <Characters>32212</Characters>
  <CharactersWithSpaces>37416</CharactersWithSpaces>
  <Paragraphs>514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2009-11-23T22:41:00Z</dcterms:created>
  <dc:creator>Shahed Rahman</dc:creator>
  <dc:description/>
  <dc:language>en-US</dc:language>
  <cp:lastModifiedBy/>
  <dcterms:modified xsi:type="dcterms:W3CDTF">2022-04-19T19:24:26Z</dcterms:modified>
  <cp:revision>104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